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81DEE" w14:textId="77777777" w:rsidR="00773509" w:rsidRPr="00773509" w:rsidRDefault="00773509" w:rsidP="00773509">
      <w:pPr>
        <w:widowControl w:val="0"/>
        <w:snapToGrid w:val="0"/>
        <w:spacing w:after="240"/>
        <w:jc w:val="center"/>
        <w:rPr>
          <w:rFonts w:ascii="Times New Roman" w:eastAsia="Times New Roman" w:hAnsi="Times New Roman" w:cs="Times New Roman"/>
          <w:color w:val="000000"/>
          <w:sz w:val="28"/>
          <w:szCs w:val="28"/>
          <w:lang w:val="ru-RU" w:eastAsia="ru-RU"/>
        </w:rPr>
      </w:pPr>
      <w:r w:rsidRPr="00773509">
        <w:rPr>
          <w:rFonts w:ascii="Times New Roman" w:eastAsia="Times New Roman" w:hAnsi="Times New Roman" w:cs="Times New Roman"/>
          <w:color w:val="000000"/>
          <w:sz w:val="28"/>
          <w:szCs w:val="28"/>
          <w:lang w:val="ru-RU" w:eastAsia="ru-RU"/>
        </w:rPr>
        <w:t>МИНИСТЕРСТВО ОБРАЗОВАНИЯ РЕСПУБЛИКИ БЕЛАРУСЬ</w:t>
      </w:r>
      <w:r w:rsidRPr="00773509">
        <w:rPr>
          <w:rFonts w:ascii="Times New Roman" w:eastAsia="Times New Roman" w:hAnsi="Times New Roman" w:cs="Times New Roman"/>
          <w:color w:val="000000"/>
          <w:sz w:val="28"/>
          <w:szCs w:val="28"/>
          <w:lang w:val="ru-RU" w:eastAsia="ru-RU"/>
        </w:rPr>
        <w:br/>
        <w:t xml:space="preserve">Учреждение образования «БЕЛОРУССКИЙ ГОСУДАРСТВЕННЫЙ </w:t>
      </w:r>
      <w:r w:rsidRPr="00773509">
        <w:rPr>
          <w:rFonts w:ascii="Times New Roman" w:eastAsia="Times New Roman" w:hAnsi="Times New Roman" w:cs="Times New Roman"/>
          <w:color w:val="000000"/>
          <w:sz w:val="28"/>
          <w:szCs w:val="28"/>
          <w:lang w:val="ru-RU" w:eastAsia="ru-RU"/>
        </w:rPr>
        <w:br/>
        <w:t>ТЕХНОЛОГИЧЕСКИЙ УНИВЕРСИТЕТ»</w:t>
      </w:r>
    </w:p>
    <w:p w14:paraId="66D12A12" w14:textId="77777777" w:rsidR="00773509" w:rsidRPr="00773509" w:rsidRDefault="00773509" w:rsidP="00773509">
      <w:pPr>
        <w:widowControl w:val="0"/>
        <w:tabs>
          <w:tab w:val="left" w:pos="2160"/>
          <w:tab w:val="left" w:pos="10035"/>
        </w:tabs>
        <w:snapToGrid w:val="0"/>
        <w:spacing w:after="0"/>
        <w:jc w:val="both"/>
        <w:rPr>
          <w:rFonts w:ascii="Times New Roman" w:eastAsia="Times New Roman" w:hAnsi="Times New Roman" w:cs="Times New Roman"/>
          <w:color w:val="000000"/>
          <w:sz w:val="28"/>
          <w:szCs w:val="28"/>
          <w:lang w:val="ru-RU" w:eastAsia="ru-RU"/>
        </w:rPr>
      </w:pPr>
      <w:r w:rsidRPr="00773509">
        <w:rPr>
          <w:rFonts w:ascii="Times New Roman" w:eastAsia="Times New Roman" w:hAnsi="Times New Roman" w:cs="Times New Roman"/>
          <w:color w:val="000000"/>
          <w:sz w:val="28"/>
          <w:szCs w:val="28"/>
          <w:lang w:val="ru-RU" w:eastAsia="ru-RU"/>
        </w:rPr>
        <w:t>Факультет</w:t>
      </w:r>
      <w:r w:rsidRPr="00773509">
        <w:rPr>
          <w:rFonts w:ascii="Times New Roman" w:eastAsia="Times New Roman" w:hAnsi="Times New Roman" w:cs="Times New Roman"/>
          <w:color w:val="000000"/>
          <w:spacing w:val="13"/>
          <w:sz w:val="28"/>
          <w:szCs w:val="28"/>
          <w:lang w:val="ru-RU" w:eastAsia="ru-RU"/>
        </w:rPr>
        <w:t xml:space="preserve"> </w:t>
      </w:r>
      <w:r w:rsidRPr="00773509">
        <w:rPr>
          <w:rFonts w:ascii="Times New Roman" w:eastAsia="Times New Roman" w:hAnsi="Times New Roman" w:cs="Times New Roman"/>
          <w:color w:val="000000"/>
          <w:spacing w:val="13"/>
          <w:sz w:val="28"/>
          <w:szCs w:val="28"/>
          <w:u w:val="single"/>
          <w:lang w:val="ru-RU" w:eastAsia="ru-RU"/>
        </w:rPr>
        <w:t>И</w:t>
      </w:r>
      <w:r w:rsidRPr="00773509">
        <w:rPr>
          <w:rFonts w:ascii="Times New Roman" w:eastAsia="Times New Roman" w:hAnsi="Times New Roman" w:cs="Times New Roman"/>
          <w:color w:val="000000"/>
          <w:sz w:val="28"/>
          <w:szCs w:val="28"/>
          <w:u w:val="single"/>
          <w:lang w:val="ru-RU" w:eastAsia="ru-RU"/>
        </w:rPr>
        <w:t>нформационных</w:t>
      </w:r>
      <w:r w:rsidRPr="00773509">
        <w:rPr>
          <w:rFonts w:ascii="Times New Roman" w:eastAsia="Times New Roman" w:hAnsi="Times New Roman" w:cs="Times New Roman"/>
          <w:color w:val="000000"/>
          <w:spacing w:val="-1"/>
          <w:sz w:val="28"/>
          <w:szCs w:val="28"/>
          <w:u w:val="single"/>
          <w:lang w:val="ru-RU" w:eastAsia="ru-RU"/>
        </w:rPr>
        <w:t xml:space="preserve"> </w:t>
      </w:r>
      <w:r w:rsidRPr="00773509">
        <w:rPr>
          <w:rFonts w:ascii="Times New Roman" w:eastAsia="Times New Roman" w:hAnsi="Times New Roman" w:cs="Times New Roman"/>
          <w:color w:val="000000"/>
          <w:sz w:val="28"/>
          <w:szCs w:val="28"/>
          <w:u w:val="single"/>
          <w:lang w:val="ru-RU" w:eastAsia="ru-RU"/>
        </w:rPr>
        <w:t>технологий</w:t>
      </w:r>
    </w:p>
    <w:p w14:paraId="0147E2FD" w14:textId="77777777" w:rsidR="00773509" w:rsidRPr="00773509" w:rsidRDefault="00773509" w:rsidP="00773509">
      <w:pPr>
        <w:widowControl w:val="0"/>
        <w:tabs>
          <w:tab w:val="left" w:pos="2160"/>
          <w:tab w:val="left" w:pos="10035"/>
        </w:tabs>
        <w:snapToGrid w:val="0"/>
        <w:spacing w:after="0"/>
        <w:jc w:val="both"/>
        <w:rPr>
          <w:rFonts w:ascii="Times New Roman" w:eastAsia="Times New Roman" w:hAnsi="Times New Roman" w:cs="Times New Roman"/>
          <w:color w:val="000000"/>
          <w:sz w:val="28"/>
          <w:szCs w:val="28"/>
          <w:lang w:val="ru-RU" w:eastAsia="ru-RU"/>
        </w:rPr>
      </w:pPr>
      <w:r w:rsidRPr="00773509">
        <w:rPr>
          <w:rFonts w:ascii="Times New Roman" w:eastAsia="Times New Roman" w:hAnsi="Times New Roman" w:cs="Times New Roman"/>
          <w:color w:val="000000"/>
          <w:sz w:val="28"/>
          <w:szCs w:val="28"/>
          <w:lang w:val="ru-RU" w:eastAsia="ru-RU"/>
        </w:rPr>
        <w:t xml:space="preserve">Кафедра </w:t>
      </w:r>
      <w:r w:rsidRPr="00773509">
        <w:rPr>
          <w:rFonts w:ascii="Times New Roman" w:eastAsia="Times New Roman" w:hAnsi="Times New Roman" w:cs="Times New Roman"/>
          <w:color w:val="000000"/>
          <w:sz w:val="28"/>
          <w:szCs w:val="28"/>
          <w:u w:val="single"/>
          <w:lang w:val="ru-RU" w:eastAsia="ru-RU"/>
        </w:rPr>
        <w:t>Информационных систем</w:t>
      </w:r>
      <w:r w:rsidRPr="00773509">
        <w:rPr>
          <w:rFonts w:ascii="Times New Roman" w:eastAsia="Times New Roman" w:hAnsi="Times New Roman" w:cs="Times New Roman"/>
          <w:color w:val="000000"/>
          <w:spacing w:val="-11"/>
          <w:sz w:val="28"/>
          <w:szCs w:val="28"/>
          <w:u w:val="single"/>
          <w:lang w:val="ru-RU" w:eastAsia="ru-RU"/>
        </w:rPr>
        <w:t xml:space="preserve"> </w:t>
      </w:r>
      <w:r w:rsidRPr="00773509">
        <w:rPr>
          <w:rFonts w:ascii="Times New Roman" w:eastAsia="Times New Roman" w:hAnsi="Times New Roman" w:cs="Times New Roman"/>
          <w:color w:val="000000"/>
          <w:sz w:val="28"/>
          <w:szCs w:val="28"/>
          <w:u w:val="single"/>
          <w:lang w:val="ru-RU" w:eastAsia="ru-RU"/>
        </w:rPr>
        <w:t>и</w:t>
      </w:r>
      <w:r w:rsidRPr="00773509">
        <w:rPr>
          <w:rFonts w:ascii="Times New Roman" w:eastAsia="Times New Roman" w:hAnsi="Times New Roman" w:cs="Times New Roman"/>
          <w:color w:val="000000"/>
          <w:spacing w:val="-5"/>
          <w:sz w:val="28"/>
          <w:szCs w:val="28"/>
          <w:u w:val="single"/>
          <w:lang w:val="ru-RU" w:eastAsia="ru-RU"/>
        </w:rPr>
        <w:t xml:space="preserve"> </w:t>
      </w:r>
      <w:r w:rsidRPr="00773509">
        <w:rPr>
          <w:rFonts w:ascii="Times New Roman" w:eastAsia="Times New Roman" w:hAnsi="Times New Roman" w:cs="Times New Roman"/>
          <w:color w:val="000000"/>
          <w:sz w:val="28"/>
          <w:szCs w:val="28"/>
          <w:u w:val="single"/>
          <w:lang w:val="ru-RU" w:eastAsia="ru-RU"/>
        </w:rPr>
        <w:t>технологий</w:t>
      </w:r>
    </w:p>
    <w:p w14:paraId="3DDBAD59" w14:textId="77777777" w:rsidR="00773509" w:rsidRPr="00773509" w:rsidRDefault="00773509" w:rsidP="00773509">
      <w:pPr>
        <w:widowControl w:val="0"/>
        <w:tabs>
          <w:tab w:val="left" w:pos="2160"/>
          <w:tab w:val="left" w:pos="10035"/>
        </w:tabs>
        <w:snapToGrid w:val="0"/>
        <w:spacing w:after="0"/>
        <w:jc w:val="both"/>
        <w:rPr>
          <w:rFonts w:ascii="Times New Roman" w:eastAsia="Calibri" w:hAnsi="Times New Roman" w:cs="Times New Roman"/>
          <w:color w:val="000000"/>
          <w:sz w:val="28"/>
          <w:szCs w:val="28"/>
          <w:u w:val="single"/>
          <w:lang w:val="ru-RU"/>
        </w:rPr>
      </w:pPr>
      <w:r w:rsidRPr="00773509">
        <w:rPr>
          <w:rFonts w:ascii="Times New Roman" w:eastAsia="Times New Roman" w:hAnsi="Times New Roman" w:cs="Times New Roman"/>
          <w:color w:val="000000"/>
          <w:sz w:val="28"/>
          <w:szCs w:val="28"/>
          <w:lang w:val="ru-RU" w:eastAsia="ru-RU"/>
        </w:rPr>
        <w:t>Специальность</w:t>
      </w:r>
      <w:r w:rsidRPr="00773509">
        <w:rPr>
          <w:rFonts w:ascii="Times New Roman" w:eastAsia="Times New Roman" w:hAnsi="Times New Roman" w:cs="Times New Roman"/>
          <w:color w:val="000000"/>
          <w:sz w:val="28"/>
          <w:szCs w:val="28"/>
          <w:u w:val="single"/>
          <w:lang w:val="ru-RU" w:eastAsia="ru-RU"/>
        </w:rPr>
        <w:t xml:space="preserve"> </w:t>
      </w:r>
      <w:r w:rsidRPr="00773509">
        <w:rPr>
          <w:rFonts w:ascii="Times New Roman" w:eastAsia="Calibri" w:hAnsi="Times New Roman" w:cs="Times New Roman"/>
          <w:color w:val="000000"/>
          <w:sz w:val="28"/>
          <w:szCs w:val="28"/>
          <w:u w:val="single"/>
          <w:lang w:val="ru-RU"/>
        </w:rPr>
        <w:t>1-98 01 03 «Программное обеспечение информационной безопасности мобильных систем»</w:t>
      </w:r>
    </w:p>
    <w:p w14:paraId="2F95F3F8" w14:textId="77777777" w:rsidR="00773509" w:rsidRPr="00773509" w:rsidRDefault="00773509" w:rsidP="00773509">
      <w:pPr>
        <w:widowControl w:val="0"/>
        <w:snapToGrid w:val="0"/>
        <w:spacing w:before="600" w:after="600"/>
        <w:jc w:val="center"/>
        <w:rPr>
          <w:rFonts w:ascii="Times New Roman" w:eastAsia="Times New Roman" w:hAnsi="Times New Roman" w:cs="Times New Roman"/>
          <w:b/>
          <w:color w:val="000000"/>
          <w:sz w:val="28"/>
          <w:szCs w:val="28"/>
          <w:lang w:val="ru-RU" w:eastAsia="ru-RU"/>
        </w:rPr>
      </w:pPr>
      <w:r w:rsidRPr="00773509">
        <w:rPr>
          <w:rFonts w:ascii="Times New Roman" w:eastAsia="Times New Roman" w:hAnsi="Times New Roman" w:cs="Times New Roman"/>
          <w:b/>
          <w:color w:val="000000"/>
          <w:sz w:val="28"/>
          <w:szCs w:val="28"/>
          <w:lang w:val="ru-RU" w:eastAsia="ru-RU"/>
        </w:rPr>
        <w:t>ПОЯСНИТЕЛЬНАЯ ЗАПИСКА КУРСОВОГО ПРОЕКТА</w:t>
      </w:r>
    </w:p>
    <w:p w14:paraId="26BD3EB9" w14:textId="77777777" w:rsidR="00773509" w:rsidRPr="00773509" w:rsidRDefault="00773509" w:rsidP="00773509">
      <w:pPr>
        <w:widowControl w:val="0"/>
        <w:tabs>
          <w:tab w:val="left" w:pos="2160"/>
          <w:tab w:val="left" w:pos="10035"/>
        </w:tabs>
        <w:snapToGrid w:val="0"/>
        <w:spacing w:after="0"/>
        <w:jc w:val="both"/>
        <w:rPr>
          <w:rFonts w:ascii="Times New Roman" w:eastAsia="Times New Roman" w:hAnsi="Times New Roman" w:cs="Times New Roman"/>
          <w:color w:val="000000"/>
          <w:sz w:val="28"/>
          <w:szCs w:val="28"/>
          <w:u w:val="single"/>
          <w:lang w:val="ru-RU" w:eastAsia="ru-RU"/>
        </w:rPr>
      </w:pPr>
      <w:r w:rsidRPr="00773509">
        <w:rPr>
          <w:rFonts w:ascii="Times New Roman" w:eastAsia="Times New Roman" w:hAnsi="Times New Roman" w:cs="Times New Roman"/>
          <w:color w:val="000000"/>
          <w:sz w:val="28"/>
          <w:szCs w:val="28"/>
          <w:lang w:val="ru-RU" w:eastAsia="ru-RU"/>
        </w:rPr>
        <w:t>По</w:t>
      </w:r>
      <w:r w:rsidRPr="00773509">
        <w:rPr>
          <w:rFonts w:ascii="Times New Roman" w:eastAsia="Times New Roman" w:hAnsi="Times New Roman" w:cs="Times New Roman"/>
          <w:color w:val="000000"/>
          <w:spacing w:val="-4"/>
          <w:sz w:val="28"/>
          <w:szCs w:val="28"/>
          <w:lang w:val="ru-RU" w:eastAsia="ru-RU"/>
        </w:rPr>
        <w:t xml:space="preserve"> </w:t>
      </w:r>
      <w:r w:rsidRPr="00773509">
        <w:rPr>
          <w:rFonts w:ascii="Times New Roman" w:eastAsia="Times New Roman" w:hAnsi="Times New Roman" w:cs="Times New Roman"/>
          <w:color w:val="000000"/>
          <w:sz w:val="28"/>
          <w:szCs w:val="28"/>
          <w:lang w:val="ru-RU" w:eastAsia="ru-RU"/>
        </w:rPr>
        <w:t>дисциплине «</w:t>
      </w:r>
      <w:r w:rsidRPr="00773509">
        <w:rPr>
          <w:rFonts w:ascii="Times New Roman" w:eastAsia="Calibri" w:hAnsi="Times New Roman" w:cs="Times New Roman"/>
          <w:color w:val="000000"/>
          <w:sz w:val="28"/>
          <w:szCs w:val="28"/>
          <w:lang w:val="ru-RU"/>
        </w:rPr>
        <w:t>Базы данных</w:t>
      </w:r>
      <w:r w:rsidRPr="00773509">
        <w:rPr>
          <w:rFonts w:ascii="Times New Roman" w:eastAsia="Times New Roman" w:hAnsi="Times New Roman" w:cs="Times New Roman"/>
          <w:color w:val="000000"/>
          <w:sz w:val="28"/>
          <w:szCs w:val="28"/>
          <w:lang w:val="ru-RU" w:eastAsia="ru-RU"/>
        </w:rPr>
        <w:t>»</w:t>
      </w:r>
    </w:p>
    <w:p w14:paraId="451BF994" w14:textId="77777777" w:rsidR="00773509" w:rsidRPr="00773509" w:rsidRDefault="00773509" w:rsidP="00531EA6">
      <w:pPr>
        <w:widowControl w:val="0"/>
        <w:tabs>
          <w:tab w:val="left" w:pos="2160"/>
          <w:tab w:val="left" w:pos="10035"/>
        </w:tabs>
        <w:snapToGrid w:val="0"/>
        <w:spacing w:after="1300"/>
        <w:jc w:val="both"/>
        <w:rPr>
          <w:rFonts w:ascii="Times New Roman" w:eastAsia="Times New Roman" w:hAnsi="Times New Roman" w:cs="Times New Roman"/>
          <w:color w:val="000000"/>
          <w:sz w:val="28"/>
          <w:szCs w:val="28"/>
          <w:lang w:val="ru-RU" w:eastAsia="ru-RU"/>
        </w:rPr>
      </w:pPr>
      <w:r w:rsidRPr="00773509">
        <w:rPr>
          <w:rFonts w:ascii="Times New Roman" w:eastAsia="Times New Roman" w:hAnsi="Times New Roman" w:cs="Times New Roman"/>
          <w:color w:val="000000"/>
          <w:sz w:val="28"/>
          <w:szCs w:val="28"/>
          <w:lang w:val="ru-RU" w:eastAsia="ru-RU"/>
        </w:rPr>
        <w:t>Тема: «Реализация базы данных для онлайн-маркетплейса с применением средств мониторинга состояния СУБД»</w:t>
      </w:r>
    </w:p>
    <w:p w14:paraId="5D426959" w14:textId="77777777" w:rsidR="00773509" w:rsidRPr="00773509" w:rsidRDefault="00773509" w:rsidP="00773509">
      <w:pPr>
        <w:widowControl w:val="0"/>
        <w:tabs>
          <w:tab w:val="left" w:pos="2160"/>
          <w:tab w:val="left" w:pos="4320"/>
          <w:tab w:val="left" w:pos="7200"/>
          <w:tab w:val="left" w:pos="9900"/>
        </w:tabs>
        <w:snapToGrid w:val="0"/>
        <w:jc w:val="both"/>
        <w:rPr>
          <w:rFonts w:ascii="Times New Roman" w:eastAsia="Times New Roman" w:hAnsi="Times New Roman" w:cs="Times New Roman"/>
          <w:b/>
          <w:color w:val="000000"/>
          <w:sz w:val="28"/>
          <w:szCs w:val="28"/>
          <w:lang w:val="ru-RU" w:eastAsia="ru-RU"/>
        </w:rPr>
      </w:pPr>
      <w:r w:rsidRPr="00773509">
        <w:rPr>
          <w:rFonts w:ascii="Times New Roman" w:eastAsia="Times New Roman" w:hAnsi="Times New Roman" w:cs="Times New Roman"/>
          <w:b/>
          <w:color w:val="000000"/>
          <w:sz w:val="28"/>
          <w:szCs w:val="28"/>
          <w:lang w:val="ru-RU" w:eastAsia="ru-RU"/>
        </w:rPr>
        <w:t>Исполнитель</w:t>
      </w:r>
    </w:p>
    <w:p w14:paraId="57D05937" w14:textId="2FE5F7F4" w:rsidR="00773509" w:rsidRPr="00773509" w:rsidRDefault="00773509" w:rsidP="00773509">
      <w:pPr>
        <w:widowControl w:val="0"/>
        <w:tabs>
          <w:tab w:val="left" w:pos="2160"/>
          <w:tab w:val="left" w:pos="4320"/>
          <w:tab w:val="left" w:pos="4352"/>
          <w:tab w:val="left" w:pos="7200"/>
          <w:tab w:val="left" w:pos="9900"/>
        </w:tabs>
        <w:snapToGrid w:val="0"/>
        <w:spacing w:after="80"/>
        <w:jc w:val="both"/>
        <w:rPr>
          <w:rFonts w:ascii="Times New Roman" w:eastAsia="Times New Roman" w:hAnsi="Times New Roman" w:cs="Times New Roman"/>
          <w:color w:val="000000"/>
          <w:sz w:val="28"/>
          <w:szCs w:val="28"/>
          <w:lang w:val="ru-RU" w:eastAsia="ru-RU"/>
        </w:rPr>
      </w:pPr>
      <w:r w:rsidRPr="00773509">
        <w:rPr>
          <w:rFonts w:ascii="Times New Roman" w:eastAsia="Times New Roman" w:hAnsi="Times New Roman" w:cs="Times New Roman"/>
          <w:color w:val="000000"/>
          <w:sz w:val="28"/>
          <w:szCs w:val="28"/>
          <w:lang w:val="ru-RU" w:eastAsia="ru-RU"/>
        </w:rPr>
        <w:t>студент 2 курса 7</w:t>
      </w:r>
      <w:r w:rsidRPr="00773509">
        <w:rPr>
          <w:rFonts w:ascii="Times New Roman" w:eastAsia="Times New Roman" w:hAnsi="Times New Roman" w:cs="Times New Roman"/>
          <w:color w:val="000000"/>
          <w:spacing w:val="-6"/>
          <w:sz w:val="28"/>
          <w:szCs w:val="28"/>
          <w:lang w:val="ru-RU" w:eastAsia="ru-RU"/>
        </w:rPr>
        <w:t xml:space="preserve"> </w:t>
      </w:r>
      <w:r w:rsidRPr="00773509">
        <w:rPr>
          <w:rFonts w:ascii="Times New Roman" w:eastAsia="Times New Roman" w:hAnsi="Times New Roman" w:cs="Times New Roman"/>
          <w:color w:val="000000"/>
          <w:sz w:val="28"/>
          <w:szCs w:val="28"/>
          <w:lang w:val="ru-RU" w:eastAsia="ru-RU"/>
        </w:rPr>
        <w:t xml:space="preserve">группы         </w:t>
      </w:r>
      <w:r w:rsidRPr="00773509">
        <w:rPr>
          <w:rFonts w:ascii="Times New Roman" w:eastAsia="Times New Roman" w:hAnsi="Times New Roman" w:cs="Times New Roman"/>
          <w:color w:val="000000"/>
          <w:spacing w:val="-4"/>
          <w:sz w:val="28"/>
          <w:szCs w:val="28"/>
          <w:lang w:val="ru-RU" w:eastAsia="ru-RU"/>
        </w:rPr>
        <w:t xml:space="preserve"> ________________</w:t>
      </w:r>
      <w:r w:rsidR="005D39EE">
        <w:rPr>
          <w:rFonts w:ascii="Times New Roman" w:eastAsia="Times New Roman" w:hAnsi="Times New Roman" w:cs="Times New Roman"/>
          <w:color w:val="000000"/>
          <w:spacing w:val="-4"/>
          <w:sz w:val="28"/>
          <w:szCs w:val="28"/>
          <w:lang w:val="ru-RU" w:eastAsia="ru-RU"/>
        </w:rPr>
        <w:t xml:space="preserve">            </w:t>
      </w:r>
      <w:r w:rsidR="00A935BB">
        <w:rPr>
          <w:rFonts w:ascii="Times New Roman" w:eastAsia="Times New Roman" w:hAnsi="Times New Roman" w:cs="Times New Roman"/>
          <w:color w:val="000000"/>
          <w:spacing w:val="-4"/>
          <w:sz w:val="28"/>
          <w:szCs w:val="28"/>
          <w:lang w:val="ru-RU" w:eastAsia="ru-RU"/>
        </w:rPr>
        <w:t xml:space="preserve">      </w:t>
      </w:r>
      <w:r w:rsidRPr="00773509">
        <w:rPr>
          <w:rFonts w:ascii="Times New Roman" w:eastAsia="Times New Roman" w:hAnsi="Times New Roman" w:cs="Times New Roman"/>
          <w:color w:val="000000"/>
          <w:sz w:val="28"/>
          <w:szCs w:val="28"/>
          <w:lang w:val="ru-RU" w:eastAsia="ru-RU"/>
        </w:rPr>
        <w:t>Д.П. Нечай-</w:t>
      </w:r>
      <w:proofErr w:type="spellStart"/>
      <w:r w:rsidRPr="00773509">
        <w:rPr>
          <w:rFonts w:ascii="Times New Roman" w:eastAsia="Times New Roman" w:hAnsi="Times New Roman" w:cs="Times New Roman"/>
          <w:color w:val="000000"/>
          <w:sz w:val="28"/>
          <w:szCs w:val="28"/>
          <w:lang w:val="ru-RU" w:eastAsia="ru-RU"/>
        </w:rPr>
        <w:t>Ницевич</w:t>
      </w:r>
      <w:proofErr w:type="spellEnd"/>
    </w:p>
    <w:p w14:paraId="6EFB83AC" w14:textId="77777777" w:rsidR="00773509" w:rsidRPr="00773509" w:rsidRDefault="00773509" w:rsidP="00773509">
      <w:pPr>
        <w:widowControl w:val="0"/>
        <w:tabs>
          <w:tab w:val="left" w:pos="2160"/>
          <w:tab w:val="left" w:pos="4320"/>
          <w:tab w:val="left" w:pos="4352"/>
          <w:tab w:val="left" w:pos="7200"/>
          <w:tab w:val="left" w:pos="9900"/>
        </w:tabs>
        <w:snapToGrid w:val="0"/>
        <w:spacing w:before="40" w:after="600"/>
        <w:jc w:val="both"/>
        <w:rPr>
          <w:rFonts w:ascii="Times New Roman" w:eastAsia="Times New Roman" w:hAnsi="Times New Roman" w:cs="Times New Roman"/>
          <w:color w:val="000000"/>
          <w:sz w:val="20"/>
          <w:szCs w:val="20"/>
          <w:lang w:val="ru-RU" w:eastAsia="ru-RU"/>
        </w:rPr>
      </w:pPr>
      <w:r w:rsidRPr="00773509">
        <w:rPr>
          <w:rFonts w:ascii="Times New Roman" w:eastAsia="Times New Roman" w:hAnsi="Times New Roman" w:cs="Times New Roman"/>
          <w:color w:val="000000"/>
          <w:sz w:val="20"/>
          <w:szCs w:val="20"/>
          <w:lang w:val="ru-RU" w:eastAsia="ru-RU"/>
        </w:rPr>
        <w:t xml:space="preserve">                                                                                    подпись, дата</w:t>
      </w:r>
    </w:p>
    <w:p w14:paraId="41F73E84" w14:textId="77777777" w:rsidR="00773509" w:rsidRPr="00773509" w:rsidRDefault="00773509" w:rsidP="00773509">
      <w:pPr>
        <w:widowControl w:val="0"/>
        <w:tabs>
          <w:tab w:val="left" w:pos="2160"/>
          <w:tab w:val="left" w:pos="4320"/>
          <w:tab w:val="left" w:pos="4352"/>
          <w:tab w:val="left" w:pos="7200"/>
          <w:tab w:val="left" w:pos="9900"/>
        </w:tabs>
        <w:snapToGrid w:val="0"/>
        <w:spacing w:after="120"/>
        <w:jc w:val="both"/>
        <w:rPr>
          <w:rFonts w:ascii="Times New Roman" w:eastAsia="Times New Roman" w:hAnsi="Times New Roman" w:cs="Times New Roman"/>
          <w:b/>
          <w:color w:val="000000"/>
          <w:sz w:val="28"/>
          <w:szCs w:val="28"/>
          <w:lang w:val="ru-RU" w:eastAsia="ru-RU"/>
        </w:rPr>
      </w:pPr>
      <w:r w:rsidRPr="00773509">
        <w:rPr>
          <w:rFonts w:ascii="Times New Roman" w:eastAsia="Times New Roman" w:hAnsi="Times New Roman" w:cs="Times New Roman"/>
          <w:b/>
          <w:color w:val="000000"/>
          <w:sz w:val="28"/>
          <w:szCs w:val="28"/>
          <w:lang w:val="ru-RU" w:eastAsia="ru-RU"/>
        </w:rPr>
        <w:t>Руководитель</w:t>
      </w:r>
    </w:p>
    <w:p w14:paraId="4526307C" w14:textId="77777777" w:rsidR="00773509" w:rsidRPr="00773509" w:rsidRDefault="00773509" w:rsidP="00773509">
      <w:pPr>
        <w:spacing w:after="0"/>
        <w:ind w:right="1378"/>
        <w:rPr>
          <w:rFonts w:ascii="Times New Roman" w:eastAsia="Times New Roman" w:hAnsi="Times New Roman" w:cs="Times New Roman"/>
          <w:sz w:val="28"/>
          <w:szCs w:val="28"/>
          <w:lang w:val="ru-RU"/>
        </w:rPr>
      </w:pPr>
    </w:p>
    <w:p w14:paraId="651ED96A" w14:textId="2826767A" w:rsidR="00773509" w:rsidRPr="00773509" w:rsidRDefault="00773509" w:rsidP="00773509">
      <w:pPr>
        <w:spacing w:after="80"/>
        <w:rPr>
          <w:rFonts w:ascii="Times New Roman" w:eastAsia="Times New Roman" w:hAnsi="Times New Roman" w:cs="Times New Roman"/>
          <w:sz w:val="28"/>
          <w:szCs w:val="28"/>
          <w:lang w:val="ru-RU"/>
        </w:rPr>
      </w:pPr>
      <w:r w:rsidRPr="00773509">
        <w:rPr>
          <w:rFonts w:ascii="Times New Roman" w:eastAsia="Times New Roman" w:hAnsi="Times New Roman" w:cs="Times New Roman"/>
          <w:color w:val="000000"/>
          <w:sz w:val="28"/>
          <w:szCs w:val="28"/>
          <w:u w:val="single"/>
          <w:lang w:val="ru-RU"/>
        </w:rPr>
        <w:t xml:space="preserve">           ассистент            </w:t>
      </w:r>
      <w:r w:rsidRPr="00773509">
        <w:rPr>
          <w:rFonts w:ascii="Times New Roman" w:eastAsia="Times New Roman" w:hAnsi="Times New Roman" w:cs="Times New Roman"/>
          <w:sz w:val="28"/>
          <w:szCs w:val="28"/>
          <w:lang w:val="ru-RU"/>
        </w:rPr>
        <w:t xml:space="preserve">             ________________                 Е.И. Комарова</w:t>
      </w:r>
    </w:p>
    <w:p w14:paraId="6B87A593" w14:textId="599FFFA5" w:rsidR="00773509" w:rsidRPr="00773509" w:rsidRDefault="00773509" w:rsidP="00773509">
      <w:pPr>
        <w:tabs>
          <w:tab w:val="right" w:pos="8698"/>
        </w:tabs>
        <w:spacing w:after="515"/>
        <w:rPr>
          <w:rFonts w:ascii="Times New Roman" w:eastAsia="Times New Roman" w:hAnsi="Times New Roman" w:cs="Times New Roman"/>
          <w:sz w:val="18"/>
          <w:szCs w:val="18"/>
          <w:lang w:val="ru-RU"/>
        </w:rPr>
      </w:pPr>
      <w:r w:rsidRPr="00773509">
        <w:rPr>
          <w:rFonts w:ascii="Times New Roman" w:eastAsia="Times New Roman" w:hAnsi="Times New Roman" w:cs="Times New Roman"/>
          <w:sz w:val="18"/>
          <w:szCs w:val="18"/>
          <w:lang w:val="ru-RU"/>
        </w:rPr>
        <w:t xml:space="preserve">             должность, уч. звание                                        </w:t>
      </w:r>
      <w:r w:rsidR="00892D36">
        <w:rPr>
          <w:rFonts w:ascii="Times New Roman" w:eastAsia="Times New Roman" w:hAnsi="Times New Roman" w:cs="Times New Roman"/>
          <w:sz w:val="18"/>
          <w:szCs w:val="18"/>
          <w:lang w:val="ru-RU"/>
        </w:rPr>
        <w:t xml:space="preserve">   </w:t>
      </w:r>
      <w:r w:rsidRPr="00773509">
        <w:rPr>
          <w:rFonts w:ascii="Times New Roman" w:eastAsia="Times New Roman" w:hAnsi="Times New Roman" w:cs="Times New Roman"/>
          <w:sz w:val="18"/>
          <w:szCs w:val="18"/>
          <w:lang w:val="ru-RU"/>
        </w:rPr>
        <w:t xml:space="preserve">подпись, дата                                           </w:t>
      </w:r>
    </w:p>
    <w:p w14:paraId="4DE7F216" w14:textId="45AAF6D7" w:rsidR="00773509" w:rsidRPr="00773509" w:rsidRDefault="00773509" w:rsidP="00773509">
      <w:pPr>
        <w:widowControl w:val="0"/>
        <w:tabs>
          <w:tab w:val="left" w:pos="2160"/>
          <w:tab w:val="left" w:pos="4320"/>
          <w:tab w:val="left" w:pos="4352"/>
          <w:tab w:val="left" w:pos="7200"/>
          <w:tab w:val="left" w:pos="9900"/>
        </w:tabs>
        <w:snapToGrid w:val="0"/>
        <w:spacing w:after="80"/>
        <w:jc w:val="both"/>
        <w:rPr>
          <w:rFonts w:ascii="Times New Roman" w:eastAsia="Times New Roman" w:hAnsi="Times New Roman" w:cs="Times New Roman"/>
          <w:color w:val="000000"/>
          <w:sz w:val="28"/>
          <w:szCs w:val="28"/>
          <w:lang w:val="ru-RU" w:eastAsia="ru-RU"/>
        </w:rPr>
      </w:pPr>
      <w:r w:rsidRPr="00773509">
        <w:rPr>
          <w:rFonts w:ascii="Times New Roman" w:eastAsia="Times New Roman" w:hAnsi="Times New Roman" w:cs="Times New Roman"/>
          <w:color w:val="000000"/>
          <w:sz w:val="28"/>
          <w:szCs w:val="28"/>
          <w:lang w:val="ru-RU" w:eastAsia="ru-RU"/>
        </w:rPr>
        <w:t xml:space="preserve">Допущен к </w:t>
      </w:r>
      <w:r w:rsidR="00863771" w:rsidRPr="00773509">
        <w:rPr>
          <w:rFonts w:ascii="Times New Roman" w:eastAsia="Times New Roman" w:hAnsi="Times New Roman" w:cs="Times New Roman"/>
          <w:color w:val="000000"/>
          <w:sz w:val="28"/>
          <w:szCs w:val="28"/>
          <w:lang w:val="ru-RU" w:eastAsia="ru-RU"/>
        </w:rPr>
        <w:t>защите</w:t>
      </w:r>
      <w:r w:rsidR="00863771">
        <w:rPr>
          <w:rFonts w:ascii="Times New Roman" w:eastAsia="Times New Roman" w:hAnsi="Times New Roman" w:cs="Times New Roman"/>
          <w:color w:val="000000"/>
          <w:sz w:val="28"/>
          <w:szCs w:val="28"/>
          <w:lang w:val="ru-RU" w:eastAsia="ru-RU"/>
        </w:rPr>
        <w:t xml:space="preserve"> _</w:t>
      </w:r>
      <w:r w:rsidRPr="00773509">
        <w:rPr>
          <w:rFonts w:ascii="Times New Roman" w:eastAsia="Times New Roman" w:hAnsi="Times New Roman" w:cs="Times New Roman"/>
          <w:color w:val="000000"/>
          <w:sz w:val="28"/>
          <w:szCs w:val="28"/>
          <w:lang w:val="ru-RU" w:eastAsia="ru-RU"/>
        </w:rPr>
        <w:t xml:space="preserve">________________________________ </w:t>
      </w:r>
      <w:r w:rsidR="000A71F2">
        <w:rPr>
          <w:rFonts w:ascii="Times New Roman" w:eastAsia="Times New Roman" w:hAnsi="Times New Roman" w:cs="Times New Roman"/>
          <w:color w:val="000000"/>
          <w:sz w:val="28"/>
          <w:szCs w:val="28"/>
          <w:lang w:val="ru-RU" w:eastAsia="ru-RU"/>
        </w:rPr>
        <w:t xml:space="preserve">    </w:t>
      </w:r>
      <w:r w:rsidRPr="00773509">
        <w:rPr>
          <w:rFonts w:ascii="Times New Roman" w:eastAsia="Times New Roman" w:hAnsi="Times New Roman" w:cs="Times New Roman"/>
          <w:color w:val="000000"/>
          <w:sz w:val="28"/>
          <w:szCs w:val="28"/>
          <w:lang w:val="ru-RU" w:eastAsia="ru-RU"/>
        </w:rPr>
        <w:t>_____________</w:t>
      </w:r>
    </w:p>
    <w:p w14:paraId="563F0F3B" w14:textId="77777777" w:rsidR="00773509" w:rsidRPr="00773509" w:rsidRDefault="00773509" w:rsidP="00531EA6">
      <w:pPr>
        <w:tabs>
          <w:tab w:val="left" w:pos="1815"/>
          <w:tab w:val="center" w:pos="5032"/>
        </w:tabs>
        <w:spacing w:after="915"/>
        <w:jc w:val="both"/>
        <w:rPr>
          <w:rFonts w:ascii="Times New Roman" w:eastAsia="Calibri" w:hAnsi="Times New Roman" w:cs="Times New Roman"/>
          <w:color w:val="000000"/>
          <w:sz w:val="20"/>
          <w:szCs w:val="20"/>
          <w:lang w:val="ru-RU"/>
        </w:rPr>
      </w:pPr>
      <w:r w:rsidRPr="00773509">
        <w:rPr>
          <w:rFonts w:ascii="Times New Roman" w:eastAsia="Calibri" w:hAnsi="Times New Roman" w:cs="Times New Roman"/>
          <w:color w:val="000000"/>
          <w:sz w:val="20"/>
          <w:szCs w:val="20"/>
          <w:lang w:val="ru-RU"/>
        </w:rPr>
        <w:t xml:space="preserve">                                                                                                                                                         дата, подпись</w:t>
      </w:r>
    </w:p>
    <w:p w14:paraId="4C383116" w14:textId="77777777" w:rsidR="00773509" w:rsidRPr="00773509" w:rsidRDefault="00773509" w:rsidP="00773509">
      <w:pPr>
        <w:widowControl w:val="0"/>
        <w:tabs>
          <w:tab w:val="left" w:pos="7249"/>
        </w:tabs>
        <w:snapToGrid w:val="0"/>
        <w:spacing w:after="240"/>
        <w:jc w:val="both"/>
        <w:rPr>
          <w:rFonts w:ascii="Times New Roman" w:eastAsia="Times New Roman" w:hAnsi="Times New Roman" w:cs="Times New Roman"/>
          <w:color w:val="000000"/>
          <w:sz w:val="28"/>
          <w:szCs w:val="28"/>
          <w:u w:val="single"/>
          <w:lang w:val="ru-RU" w:eastAsia="ru-RU"/>
        </w:rPr>
      </w:pPr>
      <w:r w:rsidRPr="00773509">
        <w:rPr>
          <w:rFonts w:ascii="Times New Roman" w:eastAsia="Times New Roman" w:hAnsi="Times New Roman" w:cs="Times New Roman"/>
          <w:color w:val="000000"/>
          <w:sz w:val="28"/>
          <w:szCs w:val="28"/>
          <w:lang w:val="ru-RU" w:eastAsia="ru-RU"/>
        </w:rPr>
        <w:t>Курсовой проект защищен с</w:t>
      </w:r>
      <w:r w:rsidRPr="00773509">
        <w:rPr>
          <w:rFonts w:ascii="Times New Roman" w:eastAsia="Times New Roman" w:hAnsi="Times New Roman" w:cs="Times New Roman"/>
          <w:color w:val="000000"/>
          <w:spacing w:val="-10"/>
          <w:sz w:val="28"/>
          <w:szCs w:val="28"/>
          <w:lang w:val="ru-RU" w:eastAsia="ru-RU"/>
        </w:rPr>
        <w:t xml:space="preserve"> </w:t>
      </w:r>
      <w:r w:rsidRPr="00773509">
        <w:rPr>
          <w:rFonts w:ascii="Times New Roman" w:eastAsia="Times New Roman" w:hAnsi="Times New Roman" w:cs="Times New Roman"/>
          <w:color w:val="000000"/>
          <w:sz w:val="28"/>
          <w:szCs w:val="28"/>
          <w:lang w:val="ru-RU" w:eastAsia="ru-RU"/>
        </w:rPr>
        <w:t xml:space="preserve">оценкой </w:t>
      </w:r>
      <w:r w:rsidRPr="00773509">
        <w:rPr>
          <w:rFonts w:ascii="Times New Roman" w:eastAsia="Times New Roman" w:hAnsi="Times New Roman" w:cs="Times New Roman"/>
          <w:color w:val="000000"/>
          <w:sz w:val="28"/>
          <w:szCs w:val="28"/>
          <w:u w:val="single"/>
          <w:lang w:val="ru-RU" w:eastAsia="ru-RU"/>
        </w:rPr>
        <w:tab/>
      </w:r>
      <w:r w:rsidRPr="00773509">
        <w:rPr>
          <w:rFonts w:ascii="Times New Roman" w:eastAsia="Times New Roman" w:hAnsi="Times New Roman" w:cs="Times New Roman"/>
          <w:color w:val="000000"/>
          <w:sz w:val="28"/>
          <w:szCs w:val="28"/>
          <w:u w:val="single"/>
          <w:lang w:val="ru-RU" w:eastAsia="ru-RU"/>
        </w:rPr>
        <w:tab/>
      </w:r>
      <w:r w:rsidRPr="00773509">
        <w:rPr>
          <w:rFonts w:ascii="Times New Roman" w:eastAsia="Times New Roman" w:hAnsi="Times New Roman" w:cs="Times New Roman"/>
          <w:color w:val="000000"/>
          <w:sz w:val="28"/>
          <w:szCs w:val="28"/>
          <w:u w:val="single"/>
          <w:lang w:val="ru-RU" w:eastAsia="ru-RU"/>
        </w:rPr>
        <w:tab/>
      </w:r>
      <w:r w:rsidRPr="00773509">
        <w:rPr>
          <w:rFonts w:ascii="Times New Roman" w:eastAsia="Times New Roman" w:hAnsi="Times New Roman" w:cs="Times New Roman"/>
          <w:color w:val="000000"/>
          <w:sz w:val="28"/>
          <w:szCs w:val="28"/>
          <w:u w:val="single"/>
          <w:lang w:val="ru-RU" w:eastAsia="ru-RU"/>
        </w:rPr>
        <w:tab/>
      </w:r>
    </w:p>
    <w:p w14:paraId="22BFECFD" w14:textId="77777777" w:rsidR="00773509" w:rsidRPr="00773509" w:rsidRDefault="00773509" w:rsidP="00773509">
      <w:pPr>
        <w:tabs>
          <w:tab w:val="left" w:pos="567"/>
        </w:tabs>
        <w:spacing w:after="80"/>
        <w:rPr>
          <w:rFonts w:ascii="Times New Roman" w:eastAsia="Calibri" w:hAnsi="Times New Roman" w:cs="Times New Roman"/>
          <w:color w:val="000000"/>
          <w:szCs w:val="28"/>
          <w:u w:val="single"/>
          <w:lang w:val="ru-RU"/>
        </w:rPr>
      </w:pPr>
      <w:r w:rsidRPr="00773509">
        <w:rPr>
          <w:rFonts w:ascii="Times New Roman" w:eastAsia="Calibri" w:hAnsi="Times New Roman" w:cs="Times New Roman"/>
          <w:color w:val="000000"/>
          <w:sz w:val="28"/>
          <w:szCs w:val="28"/>
          <w:lang w:val="ru-RU"/>
        </w:rPr>
        <w:t xml:space="preserve">Руководитель </w:t>
      </w:r>
      <w:r w:rsidRPr="00773509">
        <w:rPr>
          <w:rFonts w:ascii="Times New Roman" w:eastAsia="Calibri" w:hAnsi="Times New Roman" w:cs="Times New Roman"/>
          <w:color w:val="000000"/>
          <w:szCs w:val="28"/>
          <w:lang w:val="ru-RU"/>
        </w:rPr>
        <w:t xml:space="preserve">______________ </w:t>
      </w:r>
      <w:r w:rsidRPr="00773509">
        <w:rPr>
          <w:rFonts w:ascii="Times New Roman" w:eastAsia="Calibri" w:hAnsi="Times New Roman" w:cs="Times New Roman"/>
          <w:color w:val="000000"/>
          <w:szCs w:val="28"/>
          <w:lang w:val="ru-RU"/>
        </w:rPr>
        <w:tab/>
        <w:t>______________</w:t>
      </w:r>
      <w:r w:rsidRPr="00773509">
        <w:rPr>
          <w:rFonts w:ascii="Times New Roman" w:eastAsia="Calibri" w:hAnsi="Times New Roman" w:cs="Times New Roman"/>
          <w:color w:val="000000"/>
          <w:szCs w:val="28"/>
          <w:lang w:val="ru-RU"/>
        </w:rPr>
        <w:tab/>
      </w:r>
      <w:r w:rsidRPr="00773509">
        <w:rPr>
          <w:rFonts w:ascii="Times New Roman" w:eastAsia="Calibri" w:hAnsi="Times New Roman" w:cs="Times New Roman"/>
          <w:color w:val="000000"/>
          <w:szCs w:val="28"/>
          <w:u w:val="single"/>
          <w:lang w:val="ru-RU"/>
        </w:rPr>
        <w:tab/>
      </w:r>
      <w:r w:rsidRPr="00773509">
        <w:rPr>
          <w:rFonts w:ascii="Times New Roman" w:eastAsia="Calibri" w:hAnsi="Times New Roman" w:cs="Times New Roman"/>
          <w:color w:val="000000"/>
          <w:sz w:val="28"/>
          <w:szCs w:val="28"/>
          <w:u w:val="single"/>
          <w:lang w:val="ru-RU"/>
        </w:rPr>
        <w:t>Е.И. Комарова</w:t>
      </w:r>
      <w:r w:rsidRPr="00773509">
        <w:rPr>
          <w:rFonts w:ascii="Times New Roman" w:eastAsia="Calibri" w:hAnsi="Times New Roman" w:cs="Times New Roman"/>
          <w:color w:val="000000"/>
          <w:szCs w:val="28"/>
          <w:u w:val="single"/>
          <w:lang w:val="ru-RU"/>
        </w:rPr>
        <w:tab/>
      </w:r>
    </w:p>
    <w:p w14:paraId="595EE92A" w14:textId="37F37124" w:rsidR="00E33B93" w:rsidRDefault="00773509" w:rsidP="00773509">
      <w:pPr>
        <w:rPr>
          <w:rFonts w:ascii="Times New Roman" w:hAnsi="Times New Roman" w:cs="Times New Roman"/>
          <w:sz w:val="28"/>
          <w:szCs w:val="28"/>
          <w:lang w:val="ru-RU"/>
        </w:rPr>
        <w:sectPr w:rsidR="00E33B93" w:rsidSect="00A935BB">
          <w:headerReference w:type="default" r:id="rId8"/>
          <w:footerReference w:type="default" r:id="rId9"/>
          <w:headerReference w:type="first" r:id="rId10"/>
          <w:footerReference w:type="first" r:id="rId11"/>
          <w:pgSz w:w="12240" w:h="15840"/>
          <w:pgMar w:top="1134" w:right="624" w:bottom="851" w:left="1304" w:header="708" w:footer="708" w:gutter="0"/>
          <w:cols w:space="708"/>
          <w:titlePg/>
          <w:docGrid w:linePitch="360"/>
        </w:sectPr>
      </w:pPr>
      <w:r w:rsidRPr="00773509">
        <w:rPr>
          <w:rFonts w:ascii="Times New Roman" w:eastAsia="Calibri" w:hAnsi="Times New Roman" w:cs="Times New Roman"/>
          <w:color w:val="000000"/>
          <w:sz w:val="20"/>
          <w:lang w:val="ru-RU"/>
        </w:rPr>
        <w:t xml:space="preserve">                                    </w:t>
      </w:r>
      <w:r w:rsidRPr="00773509">
        <w:rPr>
          <w:rFonts w:ascii="Times New Roman" w:eastAsia="Calibri" w:hAnsi="Times New Roman" w:cs="Times New Roman"/>
          <w:color w:val="000000"/>
          <w:sz w:val="20"/>
          <w:lang w:val="ru-RU"/>
        </w:rPr>
        <w:tab/>
        <w:t xml:space="preserve"> подпись</w:t>
      </w:r>
      <w:r w:rsidRPr="00773509">
        <w:rPr>
          <w:rFonts w:ascii="Times New Roman" w:eastAsia="Calibri" w:hAnsi="Times New Roman" w:cs="Times New Roman"/>
          <w:color w:val="000000"/>
          <w:sz w:val="20"/>
          <w:lang w:val="ru-RU"/>
        </w:rPr>
        <w:tab/>
        <w:t xml:space="preserve">            дата</w:t>
      </w:r>
      <w:r w:rsidRPr="00773509">
        <w:rPr>
          <w:rFonts w:ascii="Times New Roman" w:eastAsia="Calibri" w:hAnsi="Times New Roman" w:cs="Times New Roman"/>
          <w:color w:val="000000"/>
          <w:sz w:val="20"/>
          <w:lang w:val="ru-RU"/>
        </w:rPr>
        <w:tab/>
        <w:t xml:space="preserve">                          инициалы и фамилия</w:t>
      </w:r>
    </w:p>
    <w:sdt>
      <w:sdtPr>
        <w:rPr>
          <w:b/>
          <w:bCs/>
        </w:rPr>
        <w:id w:val="1979952116"/>
        <w:docPartObj>
          <w:docPartGallery w:val="Table of Contents"/>
          <w:docPartUnique/>
        </w:docPartObj>
      </w:sdtPr>
      <w:sdtEndPr>
        <w:rPr>
          <w:b w:val="0"/>
          <w:bCs w:val="0"/>
        </w:rPr>
      </w:sdtEndPr>
      <w:sdtContent>
        <w:p w14:paraId="5C94382F" w14:textId="6D9C5F38" w:rsidR="00E33B93" w:rsidRPr="00BA5A77" w:rsidRDefault="00BA5A77" w:rsidP="002347C1">
          <w:pPr>
            <w:spacing w:after="0" w:line="192" w:lineRule="auto"/>
            <w:jc w:val="center"/>
            <w:rPr>
              <w:rFonts w:ascii="Times New Roman" w:hAnsi="Times New Roman" w:cs="Times New Roman"/>
              <w:b/>
              <w:bCs/>
              <w:sz w:val="28"/>
              <w:szCs w:val="28"/>
              <w:lang w:val="ru-RU"/>
            </w:rPr>
          </w:pPr>
          <w:r w:rsidRPr="00F03515">
            <w:rPr>
              <w:rFonts w:ascii="Times New Roman" w:hAnsi="Times New Roman" w:cs="Times New Roman"/>
              <w:b/>
              <w:bCs/>
              <w:sz w:val="28"/>
              <w:szCs w:val="28"/>
              <w:lang w:val="ru-RU"/>
            </w:rPr>
            <w:t>Содержание</w:t>
          </w:r>
        </w:p>
        <w:p w14:paraId="58F53196" w14:textId="112D9372" w:rsidR="00BA5A77" w:rsidRPr="00BA5A77" w:rsidRDefault="00E33B93" w:rsidP="002347C1">
          <w:pPr>
            <w:pStyle w:val="TOC1"/>
            <w:spacing w:line="192" w:lineRule="auto"/>
            <w:rPr>
              <w:rFonts w:ascii="Times New Roman" w:eastAsiaTheme="minorEastAsia" w:hAnsi="Times New Roman" w:cs="Times New Roman"/>
              <w:noProof/>
              <w:kern w:val="2"/>
              <w:sz w:val="28"/>
              <w:szCs w:val="28"/>
              <w:lang w:val="en-BY" w:eastAsia="en-GB"/>
              <w14:ligatures w14:val="standardContextual"/>
            </w:rPr>
          </w:pPr>
          <w:r w:rsidRPr="00BA5A77">
            <w:rPr>
              <w:rFonts w:ascii="Times New Roman" w:hAnsi="Times New Roman" w:cs="Times New Roman"/>
              <w:sz w:val="28"/>
              <w:szCs w:val="28"/>
            </w:rPr>
            <w:fldChar w:fldCharType="begin"/>
          </w:r>
          <w:r w:rsidRPr="00BA5A77">
            <w:rPr>
              <w:rFonts w:ascii="Times New Roman" w:hAnsi="Times New Roman" w:cs="Times New Roman"/>
              <w:sz w:val="28"/>
              <w:szCs w:val="28"/>
            </w:rPr>
            <w:instrText xml:space="preserve"> TOC \o "1-3" \h \z \u </w:instrText>
          </w:r>
          <w:r w:rsidRPr="00BA5A77">
            <w:rPr>
              <w:rFonts w:ascii="Times New Roman" w:hAnsi="Times New Roman" w:cs="Times New Roman"/>
              <w:sz w:val="28"/>
              <w:szCs w:val="28"/>
            </w:rPr>
            <w:fldChar w:fldCharType="separate"/>
          </w:r>
          <w:hyperlink w:anchor="_Toc135302831" w:history="1">
            <w:r w:rsidR="00BA5A77" w:rsidRPr="00BA5A77">
              <w:rPr>
                <w:rStyle w:val="Hyperlink"/>
                <w:rFonts w:ascii="Times New Roman" w:hAnsi="Times New Roman" w:cs="Times New Roman"/>
                <w:noProof/>
                <w:sz w:val="28"/>
                <w:szCs w:val="28"/>
              </w:rPr>
              <w:t>Введение</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_Toc135302831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5</w:t>
            </w:r>
            <w:r w:rsidR="00BA5A77" w:rsidRPr="00BA5A77">
              <w:rPr>
                <w:rFonts w:ascii="Times New Roman" w:hAnsi="Times New Roman" w:cs="Times New Roman"/>
                <w:noProof/>
                <w:webHidden/>
                <w:sz w:val="28"/>
                <w:szCs w:val="28"/>
              </w:rPr>
              <w:fldChar w:fldCharType="end"/>
            </w:r>
          </w:hyperlink>
        </w:p>
        <w:p w14:paraId="517C1DCF" w14:textId="6A2A88E2" w:rsidR="00BA5A77" w:rsidRPr="00BA5A77" w:rsidRDefault="00000000" w:rsidP="002347C1">
          <w:pPr>
            <w:pStyle w:val="TOC1"/>
            <w:spacing w:line="192" w:lineRule="auto"/>
            <w:rPr>
              <w:rFonts w:ascii="Times New Roman" w:eastAsiaTheme="minorEastAsia" w:hAnsi="Times New Roman" w:cs="Times New Roman"/>
              <w:noProof/>
              <w:kern w:val="2"/>
              <w:sz w:val="28"/>
              <w:szCs w:val="28"/>
              <w:lang w:val="en-BY" w:eastAsia="en-GB"/>
              <w14:ligatures w14:val="standardContextual"/>
            </w:rPr>
          </w:pPr>
          <w:hyperlink w:anchor="_Toc135302832" w:history="1">
            <w:r w:rsidR="00BA5A77" w:rsidRPr="00BA5A77">
              <w:rPr>
                <w:rStyle w:val="Hyperlink"/>
                <w:rFonts w:ascii="Times New Roman" w:hAnsi="Times New Roman" w:cs="Times New Roman"/>
                <w:noProof/>
                <w:sz w:val="28"/>
                <w:szCs w:val="28"/>
              </w:rPr>
              <w:t>1 Постановка задачи</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_Toc135302832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6</w:t>
            </w:r>
            <w:r w:rsidR="00BA5A77" w:rsidRPr="00BA5A77">
              <w:rPr>
                <w:rFonts w:ascii="Times New Roman" w:hAnsi="Times New Roman" w:cs="Times New Roman"/>
                <w:noProof/>
                <w:webHidden/>
                <w:sz w:val="28"/>
                <w:szCs w:val="28"/>
              </w:rPr>
              <w:fldChar w:fldCharType="end"/>
            </w:r>
          </w:hyperlink>
        </w:p>
        <w:p w14:paraId="219071A2" w14:textId="27304723" w:rsidR="00BA5A77" w:rsidRPr="00BA5A77" w:rsidRDefault="00000000" w:rsidP="002347C1">
          <w:pPr>
            <w:pStyle w:val="TOC1"/>
            <w:spacing w:line="204" w:lineRule="auto"/>
            <w:rPr>
              <w:rFonts w:ascii="Times New Roman" w:eastAsiaTheme="minorEastAsia" w:hAnsi="Times New Roman" w:cs="Times New Roman"/>
              <w:noProof/>
              <w:kern w:val="2"/>
              <w:sz w:val="28"/>
              <w:szCs w:val="28"/>
              <w:lang w:val="en-BY" w:eastAsia="en-GB"/>
              <w14:ligatures w14:val="standardContextual"/>
            </w:rPr>
          </w:pPr>
          <w:hyperlink w:anchor="_Toc135302833" w:history="1">
            <w:r w:rsidR="00BA5A77" w:rsidRPr="00BA5A77">
              <w:rPr>
                <w:rStyle w:val="Hyperlink"/>
                <w:rFonts w:ascii="Times New Roman" w:hAnsi="Times New Roman" w:cs="Times New Roman"/>
                <w:noProof/>
                <w:sz w:val="28"/>
                <w:szCs w:val="28"/>
              </w:rPr>
              <w:t>2 Проектирование базы данных</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_Toc135302833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7</w:t>
            </w:r>
            <w:r w:rsidR="00BA5A77" w:rsidRPr="00BA5A77">
              <w:rPr>
                <w:rFonts w:ascii="Times New Roman" w:hAnsi="Times New Roman" w:cs="Times New Roman"/>
                <w:noProof/>
                <w:webHidden/>
                <w:sz w:val="28"/>
                <w:szCs w:val="28"/>
              </w:rPr>
              <w:fldChar w:fldCharType="end"/>
            </w:r>
          </w:hyperlink>
        </w:p>
        <w:p w14:paraId="3D6408C0" w14:textId="68ECACE5"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34" w:history="1">
            <w:r w:rsidR="00BA5A77" w:rsidRPr="00BA5A77">
              <w:rPr>
                <w:rStyle w:val="Hyperlink"/>
                <w:rFonts w:ascii="Times New Roman" w:hAnsi="Times New Roman" w:cs="Times New Roman"/>
                <w:noProof/>
                <w:sz w:val="28"/>
                <w:szCs w:val="28"/>
              </w:rPr>
              <w:t>2.1 Вывод проектирования базы данных</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_Toc135302834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12</w:t>
            </w:r>
            <w:r w:rsidR="00BA5A77" w:rsidRPr="00BA5A77">
              <w:rPr>
                <w:rFonts w:ascii="Times New Roman" w:hAnsi="Times New Roman" w:cs="Times New Roman"/>
                <w:noProof/>
                <w:webHidden/>
                <w:sz w:val="28"/>
                <w:szCs w:val="28"/>
              </w:rPr>
              <w:fldChar w:fldCharType="end"/>
            </w:r>
          </w:hyperlink>
        </w:p>
        <w:p w14:paraId="41B090BB" w14:textId="75D2E92B" w:rsidR="00BA5A77" w:rsidRPr="00BA5A77" w:rsidRDefault="00000000" w:rsidP="002347C1">
          <w:pPr>
            <w:pStyle w:val="TOC1"/>
            <w:spacing w:line="192" w:lineRule="auto"/>
            <w:rPr>
              <w:rFonts w:ascii="Times New Roman" w:eastAsiaTheme="minorEastAsia" w:hAnsi="Times New Roman" w:cs="Times New Roman"/>
              <w:noProof/>
              <w:kern w:val="2"/>
              <w:sz w:val="28"/>
              <w:szCs w:val="28"/>
              <w:lang w:val="en-BY" w:eastAsia="en-GB"/>
              <w14:ligatures w14:val="standardContextual"/>
            </w:rPr>
          </w:pPr>
          <w:hyperlink w:anchor="_Toc135302835" w:history="1">
            <w:r w:rsidR="00BA5A77" w:rsidRPr="00BA5A77">
              <w:rPr>
                <w:rStyle w:val="Hyperlink"/>
                <w:rFonts w:ascii="Times New Roman" w:hAnsi="Times New Roman" w:cs="Times New Roman"/>
                <w:noProof/>
                <w:sz w:val="28"/>
                <w:szCs w:val="28"/>
              </w:rPr>
              <w:t>3 Разработка объектов базы данных</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_Toc135302835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13</w:t>
            </w:r>
            <w:r w:rsidR="00BA5A77" w:rsidRPr="00BA5A77">
              <w:rPr>
                <w:rFonts w:ascii="Times New Roman" w:hAnsi="Times New Roman" w:cs="Times New Roman"/>
                <w:noProof/>
                <w:webHidden/>
                <w:sz w:val="28"/>
                <w:szCs w:val="28"/>
              </w:rPr>
              <w:fldChar w:fldCharType="end"/>
            </w:r>
          </w:hyperlink>
        </w:p>
        <w:p w14:paraId="2DAD2DC0" w14:textId="7B2BD741"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36" w:history="1">
            <w:r w:rsidR="00BA5A77" w:rsidRPr="00BA5A77">
              <w:rPr>
                <w:rStyle w:val="Hyperlink"/>
                <w:rFonts w:ascii="Times New Roman" w:hAnsi="Times New Roman" w:cs="Times New Roman"/>
                <w:noProof/>
                <w:sz w:val="28"/>
                <w:szCs w:val="28"/>
              </w:rPr>
              <w:t>3.1 Роли и пользователи</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_Toc135302836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13</w:t>
            </w:r>
            <w:r w:rsidR="00BA5A77" w:rsidRPr="00BA5A77">
              <w:rPr>
                <w:rFonts w:ascii="Times New Roman" w:hAnsi="Times New Roman" w:cs="Times New Roman"/>
                <w:noProof/>
                <w:webHidden/>
                <w:sz w:val="28"/>
                <w:szCs w:val="28"/>
              </w:rPr>
              <w:fldChar w:fldCharType="end"/>
            </w:r>
          </w:hyperlink>
        </w:p>
        <w:p w14:paraId="67C0F417" w14:textId="5817B007"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37" w:history="1">
            <w:r w:rsidR="00BA5A77" w:rsidRPr="00BA5A77">
              <w:rPr>
                <w:rStyle w:val="Hyperlink"/>
                <w:rFonts w:ascii="Times New Roman" w:hAnsi="Times New Roman" w:cs="Times New Roman"/>
                <w:noProof/>
                <w:sz w:val="28"/>
                <w:szCs w:val="28"/>
              </w:rPr>
              <w:t>3.2 Таблицы</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_Toc135302837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14</w:t>
            </w:r>
            <w:r w:rsidR="00BA5A77" w:rsidRPr="00BA5A77">
              <w:rPr>
                <w:rFonts w:ascii="Times New Roman" w:hAnsi="Times New Roman" w:cs="Times New Roman"/>
                <w:noProof/>
                <w:webHidden/>
                <w:sz w:val="28"/>
                <w:szCs w:val="28"/>
              </w:rPr>
              <w:fldChar w:fldCharType="end"/>
            </w:r>
          </w:hyperlink>
        </w:p>
        <w:p w14:paraId="70611249" w14:textId="7178C7BB"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38" w:history="1">
            <w:r w:rsidR="00BA5A77" w:rsidRPr="00BA5A77">
              <w:rPr>
                <w:rStyle w:val="Hyperlink"/>
                <w:rFonts w:ascii="Times New Roman" w:hAnsi="Times New Roman" w:cs="Times New Roman"/>
                <w:noProof/>
                <w:sz w:val="28"/>
                <w:szCs w:val="28"/>
              </w:rPr>
              <w:t>3.3 Триггеры</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_Toc135302838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17</w:t>
            </w:r>
            <w:r w:rsidR="00BA5A77" w:rsidRPr="00BA5A77">
              <w:rPr>
                <w:rFonts w:ascii="Times New Roman" w:hAnsi="Times New Roman" w:cs="Times New Roman"/>
                <w:noProof/>
                <w:webHidden/>
                <w:sz w:val="28"/>
                <w:szCs w:val="28"/>
              </w:rPr>
              <w:fldChar w:fldCharType="end"/>
            </w:r>
          </w:hyperlink>
        </w:p>
        <w:p w14:paraId="570764FE" w14:textId="6F507A97"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39" w:history="1">
            <w:r w:rsidR="00BA5A77" w:rsidRPr="00BA5A77">
              <w:rPr>
                <w:rStyle w:val="Hyperlink"/>
                <w:rFonts w:ascii="Times New Roman" w:hAnsi="Times New Roman" w:cs="Times New Roman"/>
                <w:noProof/>
                <w:sz w:val="28"/>
                <w:szCs w:val="28"/>
              </w:rPr>
              <w:t>3.4 Процедуры</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_Toc135302839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19</w:t>
            </w:r>
            <w:r w:rsidR="00BA5A77" w:rsidRPr="00BA5A77">
              <w:rPr>
                <w:rFonts w:ascii="Times New Roman" w:hAnsi="Times New Roman" w:cs="Times New Roman"/>
                <w:noProof/>
                <w:webHidden/>
                <w:sz w:val="28"/>
                <w:szCs w:val="28"/>
              </w:rPr>
              <w:fldChar w:fldCharType="end"/>
            </w:r>
          </w:hyperlink>
        </w:p>
        <w:p w14:paraId="51BA4275" w14:textId="5688C70C" w:rsidR="00BA5A77" w:rsidRPr="00BA5A77" w:rsidRDefault="00000000" w:rsidP="002347C1">
          <w:pPr>
            <w:pStyle w:val="TOC3"/>
            <w:tabs>
              <w:tab w:val="left" w:pos="1200"/>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40" w:history="1">
            <w:r w:rsidR="00BA5A77" w:rsidRPr="00BA5A77">
              <w:rPr>
                <w:rStyle w:val="Hyperlink"/>
                <w:rFonts w:ascii="Times New Roman" w:hAnsi="Times New Roman" w:cs="Times New Roman"/>
                <w:noProof/>
                <w:sz w:val="28"/>
                <w:szCs w:val="28"/>
              </w:rPr>
              <w:t>3.4.1</w:t>
            </w:r>
            <w:r w:rsidR="00BA5A77">
              <w:rPr>
                <w:rFonts w:ascii="Times New Roman" w:eastAsiaTheme="minorEastAsia" w:hAnsi="Times New Roman" w:cs="Times New Roman"/>
                <w:noProof/>
                <w:kern w:val="2"/>
                <w:sz w:val="28"/>
                <w:szCs w:val="28"/>
                <w:lang w:eastAsia="en-GB"/>
                <w14:ligatures w14:val="standardContextual"/>
              </w:rPr>
              <w:t xml:space="preserve"> </w:t>
            </w:r>
            <w:r w:rsidR="00BA5A77" w:rsidRPr="00BA5A77">
              <w:rPr>
                <w:rStyle w:val="Hyperlink"/>
                <w:rFonts w:ascii="Times New Roman" w:hAnsi="Times New Roman" w:cs="Times New Roman"/>
                <w:noProof/>
                <w:sz w:val="28"/>
                <w:szCs w:val="28"/>
              </w:rPr>
              <w:t>Процедуры администратора</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_Toc135302840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19</w:t>
            </w:r>
            <w:r w:rsidR="00BA5A77" w:rsidRPr="00BA5A77">
              <w:rPr>
                <w:rFonts w:ascii="Times New Roman" w:hAnsi="Times New Roman" w:cs="Times New Roman"/>
                <w:noProof/>
                <w:webHidden/>
                <w:sz w:val="28"/>
                <w:szCs w:val="28"/>
              </w:rPr>
              <w:fldChar w:fldCharType="end"/>
            </w:r>
          </w:hyperlink>
        </w:p>
        <w:p w14:paraId="719468B4" w14:textId="058A32F7" w:rsidR="00BA5A77" w:rsidRPr="00BA5A77" w:rsidRDefault="00000000" w:rsidP="002347C1">
          <w:pPr>
            <w:pStyle w:val="TOC3"/>
            <w:tabs>
              <w:tab w:val="left" w:pos="1200"/>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41" w:history="1">
            <w:r w:rsidR="00BA5A77" w:rsidRPr="00BA5A77">
              <w:rPr>
                <w:rStyle w:val="Hyperlink"/>
                <w:rFonts w:ascii="Times New Roman" w:hAnsi="Times New Roman" w:cs="Times New Roman"/>
                <w:noProof/>
                <w:sz w:val="28"/>
                <w:szCs w:val="28"/>
              </w:rPr>
              <w:t>3.4.2</w:t>
            </w:r>
            <w:r w:rsidR="00BA5A77">
              <w:rPr>
                <w:rStyle w:val="Hyperlink"/>
                <w:rFonts w:ascii="Times New Roman" w:hAnsi="Times New Roman" w:cs="Times New Roman"/>
                <w:noProof/>
                <w:sz w:val="28"/>
                <w:szCs w:val="28"/>
              </w:rPr>
              <w:t xml:space="preserve"> </w:t>
            </w:r>
            <w:r w:rsidR="00BA5A77" w:rsidRPr="00BA5A77">
              <w:rPr>
                <w:rStyle w:val="Hyperlink"/>
                <w:rFonts w:ascii="Times New Roman" w:hAnsi="Times New Roman" w:cs="Times New Roman"/>
                <w:noProof/>
                <w:sz w:val="28"/>
                <w:szCs w:val="28"/>
              </w:rPr>
              <w:t>Процедуры клиента</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_Toc135302841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21</w:t>
            </w:r>
            <w:r w:rsidR="00BA5A77" w:rsidRPr="00BA5A77">
              <w:rPr>
                <w:rFonts w:ascii="Times New Roman" w:hAnsi="Times New Roman" w:cs="Times New Roman"/>
                <w:noProof/>
                <w:webHidden/>
                <w:sz w:val="28"/>
                <w:szCs w:val="28"/>
              </w:rPr>
              <w:fldChar w:fldCharType="end"/>
            </w:r>
          </w:hyperlink>
        </w:p>
        <w:p w14:paraId="6581B84D" w14:textId="0B43A53B" w:rsidR="00BA5A77" w:rsidRPr="00BA5A77" w:rsidRDefault="00000000" w:rsidP="002347C1">
          <w:pPr>
            <w:pStyle w:val="TOC3"/>
            <w:tabs>
              <w:tab w:val="left" w:pos="1200"/>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42" w:history="1">
            <w:r w:rsidR="00BA5A77" w:rsidRPr="00BA5A77">
              <w:rPr>
                <w:rStyle w:val="Hyperlink"/>
                <w:rFonts w:ascii="Times New Roman" w:hAnsi="Times New Roman" w:cs="Times New Roman"/>
                <w:noProof/>
                <w:sz w:val="28"/>
                <w:szCs w:val="28"/>
              </w:rPr>
              <w:t>3.4.3</w:t>
            </w:r>
            <w:r w:rsidR="00BA5A77">
              <w:rPr>
                <w:rFonts w:ascii="Times New Roman" w:eastAsiaTheme="minorEastAsia" w:hAnsi="Times New Roman" w:cs="Times New Roman"/>
                <w:noProof/>
                <w:kern w:val="2"/>
                <w:sz w:val="28"/>
                <w:szCs w:val="28"/>
                <w:lang w:eastAsia="en-GB"/>
                <w14:ligatures w14:val="standardContextual"/>
              </w:rPr>
              <w:t xml:space="preserve"> </w:t>
            </w:r>
            <w:r w:rsidR="00BA5A77" w:rsidRPr="00BA5A77">
              <w:rPr>
                <w:rStyle w:val="Hyperlink"/>
                <w:rFonts w:ascii="Times New Roman" w:hAnsi="Times New Roman" w:cs="Times New Roman"/>
                <w:noProof/>
                <w:sz w:val="28"/>
                <w:szCs w:val="28"/>
              </w:rPr>
              <w:t>Процедуры гостя</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_Toc135302842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22</w:t>
            </w:r>
            <w:r w:rsidR="00BA5A77" w:rsidRPr="00BA5A77">
              <w:rPr>
                <w:rFonts w:ascii="Times New Roman" w:hAnsi="Times New Roman" w:cs="Times New Roman"/>
                <w:noProof/>
                <w:webHidden/>
                <w:sz w:val="28"/>
                <w:szCs w:val="28"/>
              </w:rPr>
              <w:fldChar w:fldCharType="end"/>
            </w:r>
          </w:hyperlink>
        </w:p>
        <w:p w14:paraId="3C884601" w14:textId="0AAE3153" w:rsidR="00BA5A77" w:rsidRPr="00BA5A77" w:rsidRDefault="00000000" w:rsidP="002347C1">
          <w:pPr>
            <w:pStyle w:val="TOC3"/>
            <w:tabs>
              <w:tab w:val="left" w:pos="1200"/>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43" w:history="1">
            <w:r w:rsidR="00BA5A77" w:rsidRPr="00BA5A77">
              <w:rPr>
                <w:rStyle w:val="Hyperlink"/>
                <w:rFonts w:ascii="Times New Roman" w:hAnsi="Times New Roman" w:cs="Times New Roman"/>
                <w:noProof/>
                <w:sz w:val="28"/>
                <w:szCs w:val="28"/>
              </w:rPr>
              <w:t>3.4.4</w:t>
            </w:r>
            <w:r w:rsidR="00BA5A77">
              <w:rPr>
                <w:rFonts w:ascii="Times New Roman" w:eastAsiaTheme="minorEastAsia" w:hAnsi="Times New Roman" w:cs="Times New Roman"/>
                <w:noProof/>
                <w:kern w:val="2"/>
                <w:sz w:val="28"/>
                <w:szCs w:val="28"/>
                <w:lang w:eastAsia="en-GB"/>
                <w14:ligatures w14:val="standardContextual"/>
              </w:rPr>
              <w:t xml:space="preserve"> </w:t>
            </w:r>
            <w:r w:rsidR="00BA5A77" w:rsidRPr="00BA5A77">
              <w:rPr>
                <w:rStyle w:val="Hyperlink"/>
                <w:rFonts w:ascii="Times New Roman" w:hAnsi="Times New Roman" w:cs="Times New Roman"/>
                <w:noProof/>
                <w:sz w:val="28"/>
                <w:szCs w:val="28"/>
              </w:rPr>
              <w:t>Процедуры курьера</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_Toc135302843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22</w:t>
            </w:r>
            <w:r w:rsidR="00BA5A77" w:rsidRPr="00BA5A77">
              <w:rPr>
                <w:rFonts w:ascii="Times New Roman" w:hAnsi="Times New Roman" w:cs="Times New Roman"/>
                <w:noProof/>
                <w:webHidden/>
                <w:sz w:val="28"/>
                <w:szCs w:val="28"/>
              </w:rPr>
              <w:fldChar w:fldCharType="end"/>
            </w:r>
          </w:hyperlink>
        </w:p>
        <w:p w14:paraId="52F25AA5" w14:textId="42AB5AEC"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44" w:history="1">
            <w:r w:rsidR="00BA5A77" w:rsidRPr="00BA5A77">
              <w:rPr>
                <w:rStyle w:val="Hyperlink"/>
                <w:rFonts w:ascii="Times New Roman" w:hAnsi="Times New Roman" w:cs="Times New Roman"/>
                <w:noProof/>
                <w:sz w:val="28"/>
                <w:szCs w:val="28"/>
              </w:rPr>
              <w:t>3.5 Функции</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_Toc135302844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22</w:t>
            </w:r>
            <w:r w:rsidR="00BA5A77" w:rsidRPr="00BA5A77">
              <w:rPr>
                <w:rFonts w:ascii="Times New Roman" w:hAnsi="Times New Roman" w:cs="Times New Roman"/>
                <w:noProof/>
                <w:webHidden/>
                <w:sz w:val="28"/>
                <w:szCs w:val="28"/>
              </w:rPr>
              <w:fldChar w:fldCharType="end"/>
            </w:r>
          </w:hyperlink>
        </w:p>
        <w:p w14:paraId="368C5451" w14:textId="094382D5"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45" w:history="1">
            <w:r w:rsidR="00BA5A77" w:rsidRPr="00BA5A77">
              <w:rPr>
                <w:rStyle w:val="Hyperlink"/>
                <w:rFonts w:ascii="Times New Roman" w:hAnsi="Times New Roman" w:cs="Times New Roman"/>
                <w:noProof/>
                <w:sz w:val="28"/>
                <w:szCs w:val="28"/>
              </w:rPr>
              <w:t>3.6 Индексы</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_Toc135302845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24</w:t>
            </w:r>
            <w:r w:rsidR="00BA5A77" w:rsidRPr="00BA5A77">
              <w:rPr>
                <w:rFonts w:ascii="Times New Roman" w:hAnsi="Times New Roman" w:cs="Times New Roman"/>
                <w:noProof/>
                <w:webHidden/>
                <w:sz w:val="28"/>
                <w:szCs w:val="28"/>
              </w:rPr>
              <w:fldChar w:fldCharType="end"/>
            </w:r>
          </w:hyperlink>
        </w:p>
        <w:p w14:paraId="408B823D" w14:textId="3852EFAA"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46" w:history="1">
            <w:r w:rsidR="00BA5A77" w:rsidRPr="00BA5A77">
              <w:rPr>
                <w:rStyle w:val="Hyperlink"/>
                <w:rFonts w:ascii="Times New Roman" w:hAnsi="Times New Roman" w:cs="Times New Roman"/>
                <w:noProof/>
                <w:sz w:val="28"/>
                <w:szCs w:val="28"/>
              </w:rPr>
              <w:t>3.7 Последовательности</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_Toc135302846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25</w:t>
            </w:r>
            <w:r w:rsidR="00BA5A77" w:rsidRPr="00BA5A77">
              <w:rPr>
                <w:rFonts w:ascii="Times New Roman" w:hAnsi="Times New Roman" w:cs="Times New Roman"/>
                <w:noProof/>
                <w:webHidden/>
                <w:sz w:val="28"/>
                <w:szCs w:val="28"/>
              </w:rPr>
              <w:fldChar w:fldCharType="end"/>
            </w:r>
          </w:hyperlink>
        </w:p>
        <w:p w14:paraId="43103DB2" w14:textId="2E5A090C" w:rsidR="00BA5A77" w:rsidRPr="00BA5A77" w:rsidRDefault="00000000" w:rsidP="002347C1">
          <w:pPr>
            <w:pStyle w:val="TOC1"/>
            <w:spacing w:line="192" w:lineRule="auto"/>
            <w:rPr>
              <w:rFonts w:ascii="Times New Roman" w:eastAsiaTheme="minorEastAsia" w:hAnsi="Times New Roman" w:cs="Times New Roman"/>
              <w:noProof/>
              <w:kern w:val="2"/>
              <w:sz w:val="28"/>
              <w:szCs w:val="28"/>
              <w:lang w:val="en-BY" w:eastAsia="en-GB"/>
              <w14:ligatures w14:val="standardContextual"/>
            </w:rPr>
          </w:pPr>
          <w:hyperlink w:anchor="_Toc135302847" w:history="1">
            <w:r w:rsidR="00BA5A77" w:rsidRPr="00BA5A77">
              <w:rPr>
                <w:rStyle w:val="Hyperlink"/>
                <w:rFonts w:ascii="Times New Roman" w:hAnsi="Times New Roman" w:cs="Times New Roman"/>
                <w:noProof/>
                <w:sz w:val="28"/>
                <w:szCs w:val="28"/>
              </w:rPr>
              <w:t>4 Импорт и экспорт в JSON</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_Toc135302847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26</w:t>
            </w:r>
            <w:r w:rsidR="00BA5A77" w:rsidRPr="00BA5A77">
              <w:rPr>
                <w:rFonts w:ascii="Times New Roman" w:hAnsi="Times New Roman" w:cs="Times New Roman"/>
                <w:noProof/>
                <w:webHidden/>
                <w:sz w:val="28"/>
                <w:szCs w:val="28"/>
              </w:rPr>
              <w:fldChar w:fldCharType="end"/>
            </w:r>
          </w:hyperlink>
        </w:p>
        <w:p w14:paraId="611B9FD7" w14:textId="4D2AA719" w:rsidR="00BA5A77" w:rsidRPr="00BA5A77" w:rsidRDefault="00000000" w:rsidP="002347C1">
          <w:pPr>
            <w:pStyle w:val="TOC1"/>
            <w:spacing w:line="192" w:lineRule="auto"/>
            <w:rPr>
              <w:rFonts w:ascii="Times New Roman" w:eastAsiaTheme="minorEastAsia" w:hAnsi="Times New Roman" w:cs="Times New Roman"/>
              <w:noProof/>
              <w:kern w:val="2"/>
              <w:sz w:val="28"/>
              <w:szCs w:val="28"/>
              <w:lang w:val="en-BY" w:eastAsia="en-GB"/>
              <w14:ligatures w14:val="standardContextual"/>
            </w:rPr>
          </w:pPr>
          <w:hyperlink w:anchor="_Toc135302848" w:history="1">
            <w:r w:rsidR="00BA5A77" w:rsidRPr="00BA5A77">
              <w:rPr>
                <w:rStyle w:val="Hyperlink"/>
                <w:rFonts w:ascii="Times New Roman" w:hAnsi="Times New Roman" w:cs="Times New Roman"/>
                <w:noProof/>
                <w:sz w:val="28"/>
                <w:szCs w:val="28"/>
              </w:rPr>
              <w:t xml:space="preserve">4.1 Импорт данных таблицы в формате </w:t>
            </w:r>
            <w:r w:rsidR="00BA5A77" w:rsidRPr="00BA5A77">
              <w:rPr>
                <w:rStyle w:val="Hyperlink"/>
                <w:rFonts w:ascii="Times New Roman" w:hAnsi="Times New Roman" w:cs="Times New Roman"/>
                <w:noProof/>
                <w:sz w:val="28"/>
                <w:szCs w:val="28"/>
                <w:lang w:val="en-GB"/>
              </w:rPr>
              <w:t>JSON</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_Toc135302848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26</w:t>
            </w:r>
            <w:r w:rsidR="00BA5A77" w:rsidRPr="00BA5A77">
              <w:rPr>
                <w:rFonts w:ascii="Times New Roman" w:hAnsi="Times New Roman" w:cs="Times New Roman"/>
                <w:noProof/>
                <w:webHidden/>
                <w:sz w:val="28"/>
                <w:szCs w:val="28"/>
              </w:rPr>
              <w:fldChar w:fldCharType="end"/>
            </w:r>
          </w:hyperlink>
        </w:p>
        <w:p w14:paraId="7BCFF490" w14:textId="159F7925"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49" w:history="1">
            <w:r w:rsidR="00BA5A77" w:rsidRPr="00BA5A77">
              <w:rPr>
                <w:rStyle w:val="Hyperlink"/>
                <w:rFonts w:ascii="Times New Roman" w:hAnsi="Times New Roman" w:cs="Times New Roman"/>
                <w:noProof/>
                <w:sz w:val="28"/>
                <w:szCs w:val="28"/>
              </w:rPr>
              <w:t xml:space="preserve">4.2 Экспорт данных таблицы в формате </w:t>
            </w:r>
            <w:r w:rsidR="00BA5A77" w:rsidRPr="00BA5A77">
              <w:rPr>
                <w:rStyle w:val="Hyperlink"/>
                <w:rFonts w:ascii="Times New Roman" w:hAnsi="Times New Roman" w:cs="Times New Roman"/>
                <w:noProof/>
                <w:sz w:val="28"/>
                <w:szCs w:val="28"/>
                <w:lang w:val="en-GB"/>
              </w:rPr>
              <w:t>JSON</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_Toc135302849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26</w:t>
            </w:r>
            <w:r w:rsidR="00BA5A77" w:rsidRPr="00BA5A77">
              <w:rPr>
                <w:rFonts w:ascii="Times New Roman" w:hAnsi="Times New Roman" w:cs="Times New Roman"/>
                <w:noProof/>
                <w:webHidden/>
                <w:sz w:val="28"/>
                <w:szCs w:val="28"/>
              </w:rPr>
              <w:fldChar w:fldCharType="end"/>
            </w:r>
          </w:hyperlink>
        </w:p>
        <w:p w14:paraId="73E62302" w14:textId="6B1D2D9F" w:rsidR="00BA5A77" w:rsidRPr="00BA5A77" w:rsidRDefault="00000000" w:rsidP="002347C1">
          <w:pPr>
            <w:pStyle w:val="TOC1"/>
            <w:spacing w:line="192" w:lineRule="auto"/>
            <w:rPr>
              <w:rFonts w:ascii="Times New Roman" w:eastAsiaTheme="minorEastAsia" w:hAnsi="Times New Roman" w:cs="Times New Roman"/>
              <w:noProof/>
              <w:kern w:val="2"/>
              <w:sz w:val="28"/>
              <w:szCs w:val="28"/>
              <w:lang w:val="en-BY" w:eastAsia="en-GB"/>
              <w14:ligatures w14:val="standardContextual"/>
            </w:rPr>
          </w:pPr>
          <w:hyperlink w:anchor="_Toc135302850" w:history="1">
            <w:r w:rsidR="00BA5A77" w:rsidRPr="00BA5A77">
              <w:rPr>
                <w:rStyle w:val="Hyperlink"/>
                <w:rFonts w:ascii="Times New Roman" w:hAnsi="Times New Roman" w:cs="Times New Roman"/>
                <w:noProof/>
                <w:sz w:val="28"/>
                <w:szCs w:val="28"/>
              </w:rPr>
              <w:t>5 Тестирование производительности</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_Toc135302850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28</w:t>
            </w:r>
            <w:r w:rsidR="00BA5A77" w:rsidRPr="00BA5A77">
              <w:rPr>
                <w:rFonts w:ascii="Times New Roman" w:hAnsi="Times New Roman" w:cs="Times New Roman"/>
                <w:noProof/>
                <w:webHidden/>
                <w:sz w:val="28"/>
                <w:szCs w:val="28"/>
              </w:rPr>
              <w:fldChar w:fldCharType="end"/>
            </w:r>
          </w:hyperlink>
        </w:p>
        <w:p w14:paraId="5ED9F6BD" w14:textId="627107CA"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51" w:history="1">
            <w:r w:rsidR="00BA5A77" w:rsidRPr="00BA5A77">
              <w:rPr>
                <w:rStyle w:val="Hyperlink"/>
                <w:rFonts w:ascii="Times New Roman" w:hAnsi="Times New Roman" w:cs="Times New Roman"/>
                <w:noProof/>
                <w:sz w:val="28"/>
                <w:szCs w:val="28"/>
              </w:rPr>
              <w:t>5.1 Тестирование базы данных</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_Toc135302851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29</w:t>
            </w:r>
            <w:r w:rsidR="00BA5A77" w:rsidRPr="00BA5A77">
              <w:rPr>
                <w:rFonts w:ascii="Times New Roman" w:hAnsi="Times New Roman" w:cs="Times New Roman"/>
                <w:noProof/>
                <w:webHidden/>
                <w:sz w:val="28"/>
                <w:szCs w:val="28"/>
              </w:rPr>
              <w:fldChar w:fldCharType="end"/>
            </w:r>
          </w:hyperlink>
        </w:p>
        <w:p w14:paraId="6ADBA9F7" w14:textId="2868463C"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52" w:history="1">
            <w:r w:rsidR="00BA5A77" w:rsidRPr="00BA5A77">
              <w:rPr>
                <w:rStyle w:val="Hyperlink"/>
                <w:rFonts w:ascii="Times New Roman" w:hAnsi="Times New Roman" w:cs="Times New Roman"/>
                <w:noProof/>
                <w:sz w:val="28"/>
                <w:szCs w:val="28"/>
              </w:rPr>
              <w:t>5.2 Тестирования приложения</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_Toc135302852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30</w:t>
            </w:r>
            <w:r w:rsidR="00BA5A77" w:rsidRPr="00BA5A77">
              <w:rPr>
                <w:rFonts w:ascii="Times New Roman" w:hAnsi="Times New Roman" w:cs="Times New Roman"/>
                <w:noProof/>
                <w:webHidden/>
                <w:sz w:val="28"/>
                <w:szCs w:val="28"/>
              </w:rPr>
              <w:fldChar w:fldCharType="end"/>
            </w:r>
          </w:hyperlink>
        </w:p>
        <w:p w14:paraId="08146BDC" w14:textId="15BA0FC5" w:rsidR="00BA5A77" w:rsidRPr="00BA5A77" w:rsidRDefault="00000000" w:rsidP="002347C1">
          <w:pPr>
            <w:pStyle w:val="TOC1"/>
            <w:spacing w:line="192" w:lineRule="auto"/>
            <w:rPr>
              <w:rFonts w:ascii="Times New Roman" w:eastAsiaTheme="minorEastAsia" w:hAnsi="Times New Roman" w:cs="Times New Roman"/>
              <w:noProof/>
              <w:kern w:val="2"/>
              <w:sz w:val="28"/>
              <w:szCs w:val="28"/>
              <w:lang w:val="en-BY" w:eastAsia="en-GB"/>
              <w14:ligatures w14:val="standardContextual"/>
            </w:rPr>
          </w:pPr>
          <w:hyperlink w:anchor="_Toc135302853" w:history="1">
            <w:r w:rsidR="00BA5A77" w:rsidRPr="00BA5A77">
              <w:rPr>
                <w:rStyle w:val="Hyperlink"/>
                <w:rFonts w:ascii="Times New Roman" w:hAnsi="Times New Roman" w:cs="Times New Roman"/>
                <w:noProof/>
                <w:sz w:val="28"/>
                <w:szCs w:val="28"/>
              </w:rPr>
              <w:t>6 Описание технологии и ее применения в базе данных.</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_Toc135302853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32</w:t>
            </w:r>
            <w:r w:rsidR="00BA5A77" w:rsidRPr="00BA5A77">
              <w:rPr>
                <w:rFonts w:ascii="Times New Roman" w:hAnsi="Times New Roman" w:cs="Times New Roman"/>
                <w:noProof/>
                <w:webHidden/>
                <w:sz w:val="28"/>
                <w:szCs w:val="28"/>
              </w:rPr>
              <w:fldChar w:fldCharType="end"/>
            </w:r>
          </w:hyperlink>
        </w:p>
        <w:p w14:paraId="127A859B" w14:textId="7C27CEAC"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54" w:history="1">
            <w:r w:rsidR="00BA5A77" w:rsidRPr="00BA5A77">
              <w:rPr>
                <w:rStyle w:val="Hyperlink"/>
                <w:rFonts w:ascii="Times New Roman" w:hAnsi="Times New Roman" w:cs="Times New Roman"/>
                <w:noProof/>
                <w:sz w:val="28"/>
                <w:szCs w:val="28"/>
              </w:rPr>
              <w:t>6.1 Использование pgAdmin в качестве инструмента мониторинга СУБ</w:t>
            </w:r>
            <w:r w:rsidR="002347C1">
              <w:rPr>
                <w:rFonts w:ascii="Times New Roman" w:hAnsi="Times New Roman" w:cs="Times New Roman"/>
                <w:noProof/>
                <w:webHidden/>
                <w:sz w:val="28"/>
                <w:szCs w:val="28"/>
                <w:lang w:val="ru-RU"/>
              </w:rPr>
              <w:t>Д..</w:t>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_Toc135302854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32</w:t>
            </w:r>
            <w:r w:rsidR="00BA5A77" w:rsidRPr="00BA5A77">
              <w:rPr>
                <w:rFonts w:ascii="Times New Roman" w:hAnsi="Times New Roman" w:cs="Times New Roman"/>
                <w:noProof/>
                <w:webHidden/>
                <w:sz w:val="28"/>
                <w:szCs w:val="28"/>
              </w:rPr>
              <w:fldChar w:fldCharType="end"/>
            </w:r>
          </w:hyperlink>
        </w:p>
        <w:p w14:paraId="01644502" w14:textId="1AA3E6CB"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55" w:history="1">
            <w:r w:rsidR="00BA5A77" w:rsidRPr="00BA5A77">
              <w:rPr>
                <w:rStyle w:val="Hyperlink"/>
                <w:rFonts w:ascii="Times New Roman" w:hAnsi="Times New Roman" w:cs="Times New Roman"/>
                <w:noProof/>
                <w:sz w:val="28"/>
                <w:szCs w:val="28"/>
              </w:rPr>
              <w:t>6.2 Транзакции в секунду (Transactions per Second)</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_Toc135302855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32</w:t>
            </w:r>
            <w:r w:rsidR="00BA5A77" w:rsidRPr="00BA5A77">
              <w:rPr>
                <w:rFonts w:ascii="Times New Roman" w:hAnsi="Times New Roman" w:cs="Times New Roman"/>
                <w:noProof/>
                <w:webHidden/>
                <w:sz w:val="28"/>
                <w:szCs w:val="28"/>
              </w:rPr>
              <w:fldChar w:fldCharType="end"/>
            </w:r>
          </w:hyperlink>
        </w:p>
        <w:p w14:paraId="7EB80BF4" w14:textId="7A4EF069"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56" w:history="1">
            <w:r w:rsidR="00BA5A77" w:rsidRPr="00BA5A77">
              <w:rPr>
                <w:rStyle w:val="Hyperlink"/>
                <w:rFonts w:ascii="Times New Roman" w:hAnsi="Times New Roman" w:cs="Times New Roman"/>
                <w:noProof/>
                <w:sz w:val="28"/>
                <w:szCs w:val="28"/>
              </w:rPr>
              <w:t>6.3 Блоки записаны (Blocks I/О)</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_Toc135302856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33</w:t>
            </w:r>
            <w:r w:rsidR="00BA5A77" w:rsidRPr="00BA5A77">
              <w:rPr>
                <w:rFonts w:ascii="Times New Roman" w:hAnsi="Times New Roman" w:cs="Times New Roman"/>
                <w:noProof/>
                <w:webHidden/>
                <w:sz w:val="28"/>
                <w:szCs w:val="28"/>
              </w:rPr>
              <w:fldChar w:fldCharType="end"/>
            </w:r>
          </w:hyperlink>
        </w:p>
        <w:p w14:paraId="75AF929D" w14:textId="4E382E57"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57" w:history="1">
            <w:r w:rsidR="00BA5A77" w:rsidRPr="00BA5A77">
              <w:rPr>
                <w:rStyle w:val="Hyperlink"/>
                <w:rFonts w:ascii="Times New Roman" w:hAnsi="Times New Roman" w:cs="Times New Roman"/>
                <w:noProof/>
                <w:sz w:val="28"/>
                <w:szCs w:val="28"/>
              </w:rPr>
              <w:t>6.4 Активность базы данных (Database Activity)</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_Toc135302857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33</w:t>
            </w:r>
            <w:r w:rsidR="00BA5A77" w:rsidRPr="00BA5A77">
              <w:rPr>
                <w:rFonts w:ascii="Times New Roman" w:hAnsi="Times New Roman" w:cs="Times New Roman"/>
                <w:noProof/>
                <w:webHidden/>
                <w:sz w:val="28"/>
                <w:szCs w:val="28"/>
              </w:rPr>
              <w:fldChar w:fldCharType="end"/>
            </w:r>
          </w:hyperlink>
        </w:p>
        <w:p w14:paraId="6B9889E4" w14:textId="321EBAAB"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58" w:history="1">
            <w:r w:rsidR="00BA5A77" w:rsidRPr="00BA5A77">
              <w:rPr>
                <w:rStyle w:val="Hyperlink"/>
                <w:rFonts w:ascii="Times New Roman" w:hAnsi="Times New Roman" w:cs="Times New Roman"/>
                <w:noProof/>
                <w:sz w:val="28"/>
                <w:szCs w:val="28"/>
              </w:rPr>
              <w:t>6.5 Кортежи входящие/исходящие (Tuples In/Out)</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_Toc135302858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33</w:t>
            </w:r>
            <w:r w:rsidR="00BA5A77" w:rsidRPr="00BA5A77">
              <w:rPr>
                <w:rFonts w:ascii="Times New Roman" w:hAnsi="Times New Roman" w:cs="Times New Roman"/>
                <w:noProof/>
                <w:webHidden/>
                <w:sz w:val="28"/>
                <w:szCs w:val="28"/>
              </w:rPr>
              <w:fldChar w:fldCharType="end"/>
            </w:r>
          </w:hyperlink>
        </w:p>
        <w:p w14:paraId="55EEEF94" w14:textId="6A4BD0AB"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59" w:history="1">
            <w:r w:rsidR="00BA5A77" w:rsidRPr="00BA5A77">
              <w:rPr>
                <w:rStyle w:val="Hyperlink"/>
                <w:rFonts w:ascii="Times New Roman" w:hAnsi="Times New Roman" w:cs="Times New Roman"/>
                <w:noProof/>
                <w:sz w:val="28"/>
                <w:szCs w:val="28"/>
              </w:rPr>
              <w:t>6.6 Вывод</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_Toc135302859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34</w:t>
            </w:r>
            <w:r w:rsidR="00BA5A77" w:rsidRPr="00BA5A77">
              <w:rPr>
                <w:rFonts w:ascii="Times New Roman" w:hAnsi="Times New Roman" w:cs="Times New Roman"/>
                <w:noProof/>
                <w:webHidden/>
                <w:sz w:val="28"/>
                <w:szCs w:val="28"/>
              </w:rPr>
              <w:fldChar w:fldCharType="end"/>
            </w:r>
          </w:hyperlink>
        </w:p>
        <w:p w14:paraId="4A69F56E" w14:textId="6D541DA0" w:rsidR="00BA5A77" w:rsidRPr="00BA5A77" w:rsidRDefault="00000000" w:rsidP="002347C1">
          <w:pPr>
            <w:pStyle w:val="TOC1"/>
            <w:spacing w:line="192" w:lineRule="auto"/>
            <w:rPr>
              <w:rFonts w:ascii="Times New Roman" w:eastAsiaTheme="minorEastAsia" w:hAnsi="Times New Roman" w:cs="Times New Roman"/>
              <w:noProof/>
              <w:kern w:val="2"/>
              <w:sz w:val="28"/>
              <w:szCs w:val="28"/>
              <w:lang w:val="en-BY" w:eastAsia="en-GB"/>
              <w14:ligatures w14:val="standardContextual"/>
            </w:rPr>
          </w:pPr>
          <w:hyperlink w:anchor="_Toc135302860" w:history="1">
            <w:r w:rsidR="00BA5A77" w:rsidRPr="00BA5A77">
              <w:rPr>
                <w:rStyle w:val="Hyperlink"/>
                <w:rFonts w:ascii="Times New Roman" w:hAnsi="Times New Roman" w:cs="Times New Roman"/>
                <w:noProof/>
                <w:sz w:val="28"/>
                <w:szCs w:val="28"/>
              </w:rPr>
              <w:t>7 Краткое описание приложения для демонстрации</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_Toc135302860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36</w:t>
            </w:r>
            <w:r w:rsidR="00BA5A77" w:rsidRPr="00BA5A77">
              <w:rPr>
                <w:rFonts w:ascii="Times New Roman" w:hAnsi="Times New Roman" w:cs="Times New Roman"/>
                <w:noProof/>
                <w:webHidden/>
                <w:sz w:val="28"/>
                <w:szCs w:val="28"/>
              </w:rPr>
              <w:fldChar w:fldCharType="end"/>
            </w:r>
          </w:hyperlink>
        </w:p>
        <w:p w14:paraId="5DF94FAE" w14:textId="58B1FA5D"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61" w:history="1">
            <w:r w:rsidR="00BA5A77" w:rsidRPr="00BA5A77">
              <w:rPr>
                <w:rStyle w:val="Hyperlink"/>
                <w:rFonts w:ascii="Times New Roman" w:hAnsi="Times New Roman" w:cs="Times New Roman"/>
                <w:noProof/>
                <w:sz w:val="28"/>
                <w:szCs w:val="28"/>
              </w:rPr>
              <w:t>7.1 Пример работы приложения от лица Администратора</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_Toc135302861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36</w:t>
            </w:r>
            <w:r w:rsidR="00BA5A77" w:rsidRPr="00BA5A77">
              <w:rPr>
                <w:rFonts w:ascii="Times New Roman" w:hAnsi="Times New Roman" w:cs="Times New Roman"/>
                <w:noProof/>
                <w:webHidden/>
                <w:sz w:val="28"/>
                <w:szCs w:val="28"/>
              </w:rPr>
              <w:fldChar w:fldCharType="end"/>
            </w:r>
          </w:hyperlink>
        </w:p>
        <w:p w14:paraId="4072B46E" w14:textId="5EF2C87A"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62" w:history="1">
            <w:r w:rsidR="00BA5A77" w:rsidRPr="00BA5A77">
              <w:rPr>
                <w:rStyle w:val="Hyperlink"/>
                <w:rFonts w:ascii="Times New Roman" w:hAnsi="Times New Roman" w:cs="Times New Roman"/>
                <w:noProof/>
                <w:sz w:val="28"/>
                <w:szCs w:val="28"/>
              </w:rPr>
              <w:t>7.2 Пример работы приложения от лица Клиента</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_Toc135302862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37</w:t>
            </w:r>
            <w:r w:rsidR="00BA5A77" w:rsidRPr="00BA5A77">
              <w:rPr>
                <w:rFonts w:ascii="Times New Roman" w:hAnsi="Times New Roman" w:cs="Times New Roman"/>
                <w:noProof/>
                <w:webHidden/>
                <w:sz w:val="28"/>
                <w:szCs w:val="28"/>
              </w:rPr>
              <w:fldChar w:fldCharType="end"/>
            </w:r>
          </w:hyperlink>
        </w:p>
        <w:p w14:paraId="0B80C139" w14:textId="5D465D0B" w:rsidR="00BA5A77" w:rsidRPr="00BA5A77" w:rsidRDefault="00000000" w:rsidP="002347C1">
          <w:pPr>
            <w:pStyle w:val="TOC1"/>
            <w:spacing w:line="192" w:lineRule="auto"/>
            <w:rPr>
              <w:rFonts w:ascii="Times New Roman" w:eastAsiaTheme="minorEastAsia" w:hAnsi="Times New Roman" w:cs="Times New Roman"/>
              <w:noProof/>
              <w:kern w:val="2"/>
              <w:sz w:val="28"/>
              <w:szCs w:val="28"/>
              <w:lang w:val="en-BY" w:eastAsia="en-GB"/>
              <w14:ligatures w14:val="standardContextual"/>
            </w:rPr>
          </w:pPr>
          <w:hyperlink w:anchor="_Toc135302863" w:history="1">
            <w:r w:rsidR="00BA5A77" w:rsidRPr="00BA5A77">
              <w:rPr>
                <w:rStyle w:val="Hyperlink"/>
                <w:rFonts w:ascii="Times New Roman" w:hAnsi="Times New Roman" w:cs="Times New Roman"/>
                <w:noProof/>
                <w:sz w:val="28"/>
                <w:szCs w:val="28"/>
              </w:rPr>
              <w:t>8 Руководство пользователя</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_Toc135302863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38</w:t>
            </w:r>
            <w:r w:rsidR="00BA5A77" w:rsidRPr="00BA5A77">
              <w:rPr>
                <w:rFonts w:ascii="Times New Roman" w:hAnsi="Times New Roman" w:cs="Times New Roman"/>
                <w:noProof/>
                <w:webHidden/>
                <w:sz w:val="28"/>
                <w:szCs w:val="28"/>
              </w:rPr>
              <w:fldChar w:fldCharType="end"/>
            </w:r>
          </w:hyperlink>
        </w:p>
        <w:p w14:paraId="65815257" w14:textId="7C3241FD" w:rsidR="00BA5A77" w:rsidRPr="00BA5A77" w:rsidRDefault="00000000" w:rsidP="002347C1">
          <w:pPr>
            <w:pStyle w:val="TOC2"/>
            <w:tabs>
              <w:tab w:val="right" w:leader="dot" w:pos="9350"/>
            </w:tabs>
            <w:spacing w:after="0" w:line="192" w:lineRule="auto"/>
            <w:rPr>
              <w:rFonts w:ascii="Times New Roman" w:eastAsiaTheme="minorEastAsia" w:hAnsi="Times New Roman" w:cs="Times New Roman"/>
              <w:noProof/>
              <w:kern w:val="2"/>
              <w:sz w:val="28"/>
              <w:szCs w:val="28"/>
              <w:lang w:val="en-BY" w:eastAsia="en-GB"/>
              <w14:ligatures w14:val="standardContextual"/>
            </w:rPr>
          </w:pPr>
          <w:hyperlink w:anchor="_Toc135302864" w:history="1">
            <w:r w:rsidR="00BA5A77" w:rsidRPr="00BA5A77">
              <w:rPr>
                <w:rStyle w:val="Hyperlink"/>
                <w:rFonts w:ascii="Times New Roman" w:hAnsi="Times New Roman" w:cs="Times New Roman"/>
                <w:noProof/>
                <w:sz w:val="28"/>
                <w:szCs w:val="28"/>
              </w:rPr>
              <w:t>8.1</w:t>
            </w:r>
            <w:r w:rsidR="00BA5A77" w:rsidRPr="00BA5A77">
              <w:rPr>
                <w:rStyle w:val="Hyperlink"/>
                <w:rFonts w:ascii="Times New Roman" w:eastAsia="Times New Roman" w:hAnsi="Times New Roman" w:cs="Times New Roman"/>
                <w:noProof/>
                <w:sz w:val="28"/>
                <w:szCs w:val="28"/>
              </w:rPr>
              <w:t xml:space="preserve"> Руководство использования приложения</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_Toc135302864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38</w:t>
            </w:r>
            <w:r w:rsidR="00BA5A77" w:rsidRPr="00BA5A77">
              <w:rPr>
                <w:rFonts w:ascii="Times New Roman" w:hAnsi="Times New Roman" w:cs="Times New Roman"/>
                <w:noProof/>
                <w:webHidden/>
                <w:sz w:val="28"/>
                <w:szCs w:val="28"/>
              </w:rPr>
              <w:fldChar w:fldCharType="end"/>
            </w:r>
          </w:hyperlink>
        </w:p>
        <w:p w14:paraId="2D40BB02" w14:textId="067BB0AD" w:rsidR="00BA5A77" w:rsidRPr="00BA5A77" w:rsidRDefault="00000000" w:rsidP="002347C1">
          <w:pPr>
            <w:pStyle w:val="TOC1"/>
            <w:spacing w:line="192" w:lineRule="auto"/>
            <w:rPr>
              <w:rFonts w:ascii="Times New Roman" w:eastAsiaTheme="minorEastAsia" w:hAnsi="Times New Roman" w:cs="Times New Roman"/>
              <w:noProof/>
              <w:kern w:val="2"/>
              <w:sz w:val="28"/>
              <w:szCs w:val="28"/>
              <w:lang w:val="en-BY" w:eastAsia="en-GB"/>
              <w14:ligatures w14:val="standardContextual"/>
            </w:rPr>
          </w:pPr>
          <w:hyperlink w:anchor="_Toc135302865" w:history="1">
            <w:r w:rsidR="00BA5A77" w:rsidRPr="00BA5A77">
              <w:rPr>
                <w:rStyle w:val="Hyperlink"/>
                <w:rFonts w:ascii="Times New Roman" w:hAnsi="Times New Roman" w:cs="Times New Roman"/>
                <w:noProof/>
                <w:sz w:val="28"/>
                <w:szCs w:val="28"/>
              </w:rPr>
              <w:t>Заключение</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_Toc135302865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41</w:t>
            </w:r>
            <w:r w:rsidR="00BA5A77" w:rsidRPr="00BA5A77">
              <w:rPr>
                <w:rFonts w:ascii="Times New Roman" w:hAnsi="Times New Roman" w:cs="Times New Roman"/>
                <w:noProof/>
                <w:webHidden/>
                <w:sz w:val="28"/>
                <w:szCs w:val="28"/>
              </w:rPr>
              <w:fldChar w:fldCharType="end"/>
            </w:r>
          </w:hyperlink>
        </w:p>
        <w:p w14:paraId="275308AE" w14:textId="77065A84" w:rsidR="00BA5A77" w:rsidRPr="00BA5A77" w:rsidRDefault="00000000" w:rsidP="002347C1">
          <w:pPr>
            <w:pStyle w:val="TOC1"/>
            <w:spacing w:line="192" w:lineRule="auto"/>
            <w:rPr>
              <w:rFonts w:ascii="Times New Roman" w:eastAsiaTheme="minorEastAsia" w:hAnsi="Times New Roman" w:cs="Times New Roman"/>
              <w:noProof/>
              <w:kern w:val="2"/>
              <w:sz w:val="28"/>
              <w:szCs w:val="28"/>
              <w:lang w:val="en-BY" w:eastAsia="en-GB"/>
              <w14:ligatures w14:val="standardContextual"/>
            </w:rPr>
          </w:pPr>
          <w:hyperlink w:anchor="_Toc135302866" w:history="1">
            <w:r w:rsidR="00BA5A77" w:rsidRPr="00BA5A77">
              <w:rPr>
                <w:rStyle w:val="Hyperlink"/>
                <w:rFonts w:ascii="Times New Roman" w:hAnsi="Times New Roman" w:cs="Times New Roman"/>
                <w:noProof/>
                <w:sz w:val="28"/>
                <w:szCs w:val="28"/>
              </w:rPr>
              <w:t>Список используемых источников</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_Toc135302866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42</w:t>
            </w:r>
            <w:r w:rsidR="00BA5A77" w:rsidRPr="00BA5A77">
              <w:rPr>
                <w:rFonts w:ascii="Times New Roman" w:hAnsi="Times New Roman" w:cs="Times New Roman"/>
                <w:noProof/>
                <w:webHidden/>
                <w:sz w:val="28"/>
                <w:szCs w:val="28"/>
              </w:rPr>
              <w:fldChar w:fldCharType="end"/>
            </w:r>
          </w:hyperlink>
        </w:p>
        <w:p w14:paraId="3780C398" w14:textId="2AECA656" w:rsidR="00BA5A77" w:rsidRPr="00BA5A77" w:rsidRDefault="00000000" w:rsidP="002347C1">
          <w:pPr>
            <w:pStyle w:val="TOC1"/>
            <w:spacing w:line="192" w:lineRule="auto"/>
            <w:rPr>
              <w:rFonts w:ascii="Times New Roman" w:eastAsiaTheme="minorEastAsia" w:hAnsi="Times New Roman" w:cs="Times New Roman"/>
              <w:noProof/>
              <w:kern w:val="2"/>
              <w:sz w:val="28"/>
              <w:szCs w:val="28"/>
              <w:lang w:val="en-BY" w:eastAsia="en-GB"/>
              <w14:ligatures w14:val="standardContextual"/>
            </w:rPr>
          </w:pPr>
          <w:hyperlink w:anchor="_Toc135302867" w:history="1">
            <w:r w:rsidR="00BA5A77" w:rsidRPr="00BA5A77">
              <w:rPr>
                <w:rStyle w:val="Hyperlink"/>
                <w:rFonts w:ascii="Times New Roman" w:hAnsi="Times New Roman" w:cs="Times New Roman"/>
                <w:noProof/>
                <w:sz w:val="28"/>
                <w:szCs w:val="28"/>
              </w:rPr>
              <w:t>Приложение А</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_Toc135302867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43</w:t>
            </w:r>
            <w:r w:rsidR="00BA5A77" w:rsidRPr="00BA5A77">
              <w:rPr>
                <w:rFonts w:ascii="Times New Roman" w:hAnsi="Times New Roman" w:cs="Times New Roman"/>
                <w:noProof/>
                <w:webHidden/>
                <w:sz w:val="28"/>
                <w:szCs w:val="28"/>
              </w:rPr>
              <w:fldChar w:fldCharType="end"/>
            </w:r>
          </w:hyperlink>
        </w:p>
        <w:p w14:paraId="61DC6387" w14:textId="77239540" w:rsidR="00BA5A77" w:rsidRPr="00BA5A77" w:rsidRDefault="00000000" w:rsidP="002347C1">
          <w:pPr>
            <w:pStyle w:val="TOC1"/>
            <w:spacing w:line="192" w:lineRule="auto"/>
            <w:rPr>
              <w:rFonts w:ascii="Times New Roman" w:eastAsiaTheme="minorEastAsia" w:hAnsi="Times New Roman" w:cs="Times New Roman"/>
              <w:noProof/>
              <w:kern w:val="2"/>
              <w:sz w:val="28"/>
              <w:szCs w:val="28"/>
              <w:lang w:val="en-BY" w:eastAsia="en-GB"/>
              <w14:ligatures w14:val="standardContextual"/>
            </w:rPr>
          </w:pPr>
          <w:hyperlink w:anchor="_Toc135302868" w:history="1">
            <w:r w:rsidR="00BA5A77" w:rsidRPr="00BA5A77">
              <w:rPr>
                <w:rStyle w:val="Hyperlink"/>
                <w:rFonts w:ascii="Times New Roman" w:hAnsi="Times New Roman" w:cs="Times New Roman"/>
                <w:noProof/>
                <w:sz w:val="28"/>
                <w:szCs w:val="28"/>
              </w:rPr>
              <w:t>Приложение Б</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_Toc135302868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48</w:t>
            </w:r>
            <w:r w:rsidR="00BA5A77" w:rsidRPr="00BA5A77">
              <w:rPr>
                <w:rFonts w:ascii="Times New Roman" w:hAnsi="Times New Roman" w:cs="Times New Roman"/>
                <w:noProof/>
                <w:webHidden/>
                <w:sz w:val="28"/>
                <w:szCs w:val="28"/>
              </w:rPr>
              <w:fldChar w:fldCharType="end"/>
            </w:r>
          </w:hyperlink>
        </w:p>
        <w:p w14:paraId="5EE30C8E" w14:textId="0B5CEA2B" w:rsidR="00BA5A77" w:rsidRPr="00BA5A77" w:rsidRDefault="00000000" w:rsidP="002347C1">
          <w:pPr>
            <w:pStyle w:val="TOC1"/>
            <w:spacing w:line="192" w:lineRule="auto"/>
            <w:rPr>
              <w:rFonts w:ascii="Times New Roman" w:eastAsiaTheme="minorEastAsia" w:hAnsi="Times New Roman" w:cs="Times New Roman"/>
              <w:noProof/>
              <w:kern w:val="2"/>
              <w:sz w:val="28"/>
              <w:szCs w:val="28"/>
              <w:lang w:val="en-BY" w:eastAsia="en-GB"/>
              <w14:ligatures w14:val="standardContextual"/>
            </w:rPr>
          </w:pPr>
          <w:hyperlink w:anchor="_Toc135302869" w:history="1">
            <w:r w:rsidR="00BA5A77" w:rsidRPr="00BA5A77">
              <w:rPr>
                <w:rStyle w:val="Hyperlink"/>
                <w:rFonts w:ascii="Times New Roman" w:hAnsi="Times New Roman" w:cs="Times New Roman"/>
                <w:noProof/>
                <w:sz w:val="28"/>
                <w:szCs w:val="28"/>
              </w:rPr>
              <w:t>Приложение В</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_Toc135302869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49</w:t>
            </w:r>
            <w:r w:rsidR="00BA5A77" w:rsidRPr="00BA5A77">
              <w:rPr>
                <w:rFonts w:ascii="Times New Roman" w:hAnsi="Times New Roman" w:cs="Times New Roman"/>
                <w:noProof/>
                <w:webHidden/>
                <w:sz w:val="28"/>
                <w:szCs w:val="28"/>
              </w:rPr>
              <w:fldChar w:fldCharType="end"/>
            </w:r>
          </w:hyperlink>
        </w:p>
        <w:p w14:paraId="47658D9C" w14:textId="707EF7EB" w:rsidR="00BA5A77" w:rsidRPr="00BA5A77" w:rsidRDefault="00000000" w:rsidP="002347C1">
          <w:pPr>
            <w:pStyle w:val="TOC1"/>
            <w:spacing w:line="192" w:lineRule="auto"/>
            <w:rPr>
              <w:rFonts w:ascii="Times New Roman" w:eastAsiaTheme="minorEastAsia" w:hAnsi="Times New Roman" w:cs="Times New Roman"/>
              <w:noProof/>
              <w:kern w:val="2"/>
              <w:sz w:val="28"/>
              <w:szCs w:val="28"/>
              <w:lang w:val="en-BY" w:eastAsia="en-GB"/>
              <w14:ligatures w14:val="standardContextual"/>
            </w:rPr>
          </w:pPr>
          <w:hyperlink w:anchor="_Toc135302870" w:history="1">
            <w:r w:rsidR="00BA5A77" w:rsidRPr="00BA5A77">
              <w:rPr>
                <w:rStyle w:val="Hyperlink"/>
                <w:rFonts w:ascii="Times New Roman" w:hAnsi="Times New Roman" w:cs="Times New Roman"/>
                <w:noProof/>
                <w:sz w:val="28"/>
                <w:szCs w:val="28"/>
              </w:rPr>
              <w:t>Приложение Г</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_Toc135302870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56</w:t>
            </w:r>
            <w:r w:rsidR="00BA5A77" w:rsidRPr="00BA5A77">
              <w:rPr>
                <w:rFonts w:ascii="Times New Roman" w:hAnsi="Times New Roman" w:cs="Times New Roman"/>
                <w:noProof/>
                <w:webHidden/>
                <w:sz w:val="28"/>
                <w:szCs w:val="28"/>
              </w:rPr>
              <w:fldChar w:fldCharType="end"/>
            </w:r>
          </w:hyperlink>
        </w:p>
        <w:p w14:paraId="1DF67456" w14:textId="00942504" w:rsidR="00BA5A77" w:rsidRPr="00BA5A77" w:rsidRDefault="00000000" w:rsidP="002347C1">
          <w:pPr>
            <w:pStyle w:val="TOC1"/>
            <w:spacing w:line="192" w:lineRule="auto"/>
            <w:rPr>
              <w:rFonts w:ascii="Times New Roman" w:eastAsiaTheme="minorEastAsia" w:hAnsi="Times New Roman" w:cs="Times New Roman"/>
              <w:noProof/>
              <w:kern w:val="2"/>
              <w:sz w:val="28"/>
              <w:szCs w:val="28"/>
              <w:lang w:val="en-BY" w:eastAsia="en-GB"/>
              <w14:ligatures w14:val="standardContextual"/>
            </w:rPr>
          </w:pPr>
          <w:hyperlink w:anchor="_Toc135302871" w:history="1">
            <w:r w:rsidR="00BA5A77" w:rsidRPr="00BA5A77">
              <w:rPr>
                <w:rStyle w:val="Hyperlink"/>
                <w:rFonts w:ascii="Times New Roman" w:hAnsi="Times New Roman" w:cs="Times New Roman"/>
                <w:noProof/>
                <w:sz w:val="28"/>
                <w:szCs w:val="28"/>
              </w:rPr>
              <w:t>Приложение Д</w:t>
            </w:r>
            <w:r w:rsidR="00BA5A77" w:rsidRPr="00BA5A77">
              <w:rPr>
                <w:rFonts w:ascii="Times New Roman" w:hAnsi="Times New Roman" w:cs="Times New Roman"/>
                <w:noProof/>
                <w:webHidden/>
                <w:sz w:val="28"/>
                <w:szCs w:val="28"/>
              </w:rPr>
              <w:tab/>
            </w:r>
            <w:r w:rsidR="00BA5A77" w:rsidRPr="00BA5A77">
              <w:rPr>
                <w:rFonts w:ascii="Times New Roman" w:hAnsi="Times New Roman" w:cs="Times New Roman"/>
                <w:noProof/>
                <w:webHidden/>
                <w:sz w:val="28"/>
                <w:szCs w:val="28"/>
              </w:rPr>
              <w:fldChar w:fldCharType="begin"/>
            </w:r>
            <w:r w:rsidR="00BA5A77" w:rsidRPr="00BA5A77">
              <w:rPr>
                <w:rFonts w:ascii="Times New Roman" w:hAnsi="Times New Roman" w:cs="Times New Roman"/>
                <w:noProof/>
                <w:webHidden/>
                <w:sz w:val="28"/>
                <w:szCs w:val="28"/>
              </w:rPr>
              <w:instrText xml:space="preserve"> PAGEREF _Toc135302871 \h </w:instrText>
            </w:r>
            <w:r w:rsidR="00BA5A77" w:rsidRPr="00BA5A77">
              <w:rPr>
                <w:rFonts w:ascii="Times New Roman" w:hAnsi="Times New Roman" w:cs="Times New Roman"/>
                <w:noProof/>
                <w:webHidden/>
                <w:sz w:val="28"/>
                <w:szCs w:val="28"/>
              </w:rPr>
            </w:r>
            <w:r w:rsidR="00BA5A77" w:rsidRPr="00BA5A77">
              <w:rPr>
                <w:rFonts w:ascii="Times New Roman" w:hAnsi="Times New Roman" w:cs="Times New Roman"/>
                <w:noProof/>
                <w:webHidden/>
                <w:sz w:val="28"/>
                <w:szCs w:val="28"/>
              </w:rPr>
              <w:fldChar w:fldCharType="separate"/>
            </w:r>
            <w:r w:rsidR="00BA5A77" w:rsidRPr="00BA5A77">
              <w:rPr>
                <w:rFonts w:ascii="Times New Roman" w:hAnsi="Times New Roman" w:cs="Times New Roman"/>
                <w:noProof/>
                <w:webHidden/>
                <w:sz w:val="28"/>
                <w:szCs w:val="28"/>
              </w:rPr>
              <w:t>58</w:t>
            </w:r>
            <w:r w:rsidR="00BA5A77" w:rsidRPr="00BA5A77">
              <w:rPr>
                <w:rFonts w:ascii="Times New Roman" w:hAnsi="Times New Roman" w:cs="Times New Roman"/>
                <w:noProof/>
                <w:webHidden/>
                <w:sz w:val="28"/>
                <w:szCs w:val="28"/>
              </w:rPr>
              <w:fldChar w:fldCharType="end"/>
            </w:r>
          </w:hyperlink>
        </w:p>
        <w:p w14:paraId="4BDFD365" w14:textId="12D9D8D8" w:rsidR="00E33B93" w:rsidRDefault="00E33B93" w:rsidP="002347C1">
          <w:pPr>
            <w:spacing w:after="0" w:line="192" w:lineRule="auto"/>
          </w:pPr>
          <w:r w:rsidRPr="00BA5A77">
            <w:rPr>
              <w:rFonts w:ascii="Times New Roman" w:hAnsi="Times New Roman" w:cs="Times New Roman"/>
              <w:sz w:val="28"/>
              <w:szCs w:val="28"/>
              <w:lang w:val="ru-RU"/>
            </w:rPr>
            <w:fldChar w:fldCharType="end"/>
          </w:r>
        </w:p>
      </w:sdtContent>
    </w:sdt>
    <w:p w14:paraId="64BDB387" w14:textId="77777777" w:rsidR="00E33B93" w:rsidRPr="00F03515" w:rsidRDefault="00E33B93" w:rsidP="00E33B93">
      <w:pPr>
        <w:rPr>
          <w:rFonts w:ascii="Times New Roman" w:hAnsi="Times New Roman" w:cs="Times New Roman"/>
          <w:b/>
          <w:bCs/>
          <w:sz w:val="28"/>
          <w:szCs w:val="28"/>
          <w:lang w:val="ru-RU"/>
        </w:rPr>
      </w:pPr>
    </w:p>
    <w:p w14:paraId="5C9D1E81" w14:textId="77777777" w:rsidR="00E33B93" w:rsidRDefault="00E33B93" w:rsidP="00E33B93">
      <w:pPr>
        <w:rPr>
          <w:rFonts w:ascii="Times New Roman" w:hAnsi="Times New Roman" w:cs="Times New Roman"/>
          <w:sz w:val="28"/>
          <w:szCs w:val="28"/>
          <w:lang w:val="ru-RU"/>
        </w:rPr>
        <w:sectPr w:rsidR="00E33B93" w:rsidSect="00230BE3">
          <w:headerReference w:type="first" r:id="rId12"/>
          <w:footerReference w:type="first" r:id="rId13"/>
          <w:pgSz w:w="12240" w:h="15840"/>
          <w:pgMar w:top="1440" w:right="1440" w:bottom="1440" w:left="1440" w:header="708" w:footer="708" w:gutter="0"/>
          <w:cols w:space="708"/>
          <w:titlePg/>
          <w:docGrid w:linePitch="360"/>
        </w:sectPr>
      </w:pPr>
    </w:p>
    <w:p w14:paraId="12A81A40" w14:textId="77777777" w:rsidR="00E33B93" w:rsidRPr="00E94CB8" w:rsidRDefault="00E33B93" w:rsidP="00BA5A77">
      <w:pPr>
        <w:pStyle w:val="NoSpacing"/>
      </w:pPr>
      <w:bookmarkStart w:id="0" w:name="_Toc135302831"/>
      <w:r w:rsidRPr="0014416C">
        <w:lastRenderedPageBreak/>
        <w:t>Введение</w:t>
      </w:r>
      <w:bookmarkEnd w:id="0"/>
    </w:p>
    <w:p w14:paraId="11836097" w14:textId="77777777" w:rsidR="007E5536" w:rsidRPr="00B62FD8" w:rsidRDefault="007E5536" w:rsidP="008A2BF5">
      <w:pPr>
        <w:pStyle w:val="Title"/>
      </w:pPr>
      <w:r w:rsidRPr="00B62FD8">
        <w:t>Онлайн-маркетплейсы стали неотъемлемой частью современного ритейла, предоставляя возможности для удобного выбора и покупки товаров, а также содействуя взаимодействию между продавцами и покупателями. Их популярность продолжает расти благодаря широкому ассортименту, гибким ценовым стратегиям и удобству использования. Это вызывает увеличение объема транзакций, а также количества пользователей и продавцов, что требует качественных технологических решений для поддержания высокого уровня обслуживания.</w:t>
      </w:r>
    </w:p>
    <w:p w14:paraId="781D43EA" w14:textId="77777777" w:rsidR="007E5536" w:rsidRPr="00F14EA6" w:rsidRDefault="007E5536" w:rsidP="008A2BF5">
      <w:pPr>
        <w:pStyle w:val="Title"/>
        <w:rPr>
          <w:lang w:val="ru-RU"/>
        </w:rPr>
      </w:pPr>
      <w:r w:rsidRPr="00B62FD8">
        <w:t>Ключевым элементом любого онлайн-маркетплейса является система управления базами данных (СУБД), которая обеспечивает хранение, обработку и защиту информации о продуктах, заказах, клиентах и курьерах. Учитывая значительные объемы информации, с которыми работают онлайн-маркетплейсы, разработка и внедрение базы данных такого проекта требует глубоких знаний и умений в области информационных технологий.</w:t>
      </w:r>
    </w:p>
    <w:p w14:paraId="15C357A7" w14:textId="77777777" w:rsidR="007E5536" w:rsidRDefault="007E5536" w:rsidP="008A2BF5">
      <w:pPr>
        <w:pStyle w:val="Title"/>
      </w:pPr>
      <w:r w:rsidRPr="00B62FD8">
        <w:t>Кроме того, для обеспечения стабильной и эффективной работы системы необходимо использовать средства мониторинга состояния СУБД, позволяющие своевременно обнаруживать и устранять возможные проблемы. Такие инструменты помогают предотвратить возможные сбои, обеспечивают непрерывность и надежность работы системы, а также оптимизацию процессов обработки и хранения данных.</w:t>
      </w:r>
    </w:p>
    <w:p w14:paraId="63C851AA" w14:textId="77777777" w:rsidR="009A2BA6" w:rsidRPr="00D45FBD" w:rsidRDefault="009A2BA6" w:rsidP="009A2BA6">
      <w:pPr>
        <w:pStyle w:val="a3"/>
      </w:pPr>
      <w:r w:rsidRPr="00D45FBD">
        <w:t>Задачи работы включают в себя анализ требований к базе данных, разработку структуры базы данных, создание модели данных, реализацию базы данных и ее тестирование.</w:t>
      </w:r>
    </w:p>
    <w:p w14:paraId="16F1D14F" w14:textId="77777777" w:rsidR="009A2BA6" w:rsidRPr="00D45FBD" w:rsidRDefault="009A2BA6" w:rsidP="009A2BA6">
      <w:pPr>
        <w:pStyle w:val="a3"/>
      </w:pPr>
      <w:r w:rsidRPr="00D45FBD">
        <w:t>Требования к курсовой работе включают в себя выполнение следующих шагов:</w:t>
      </w:r>
    </w:p>
    <w:p w14:paraId="55F7826A" w14:textId="77777777" w:rsidR="009A2BA6" w:rsidRDefault="009A2BA6" w:rsidP="009A2BA6">
      <w:pPr>
        <w:pStyle w:val="a"/>
        <w:ind w:left="0" w:firstLine="709"/>
        <w:rPr>
          <w:shd w:val="clear" w:color="auto" w:fill="FFFFFF"/>
        </w:rPr>
      </w:pPr>
      <w:r>
        <w:rPr>
          <w:shd w:val="clear" w:color="auto" w:fill="FFFFFF"/>
        </w:rPr>
        <w:t>изучение</w:t>
      </w:r>
      <w:r w:rsidRPr="007A3796">
        <w:rPr>
          <w:shd w:val="clear" w:color="auto" w:fill="FFFFFF"/>
        </w:rPr>
        <w:t xml:space="preserve"> требований к базе данных </w:t>
      </w:r>
      <w:r>
        <w:rPr>
          <w:shd w:val="clear" w:color="auto" w:fill="FFFFFF"/>
        </w:rPr>
        <w:t>ресторана</w:t>
      </w:r>
      <w:r w:rsidRPr="00921D8D">
        <w:rPr>
          <w:shd w:val="clear" w:color="auto" w:fill="FFFFFF"/>
        </w:rPr>
        <w:t>;</w:t>
      </w:r>
    </w:p>
    <w:p w14:paraId="1352F7A0" w14:textId="77777777" w:rsidR="009A2BA6" w:rsidRDefault="009A2BA6" w:rsidP="009A2BA6">
      <w:pPr>
        <w:pStyle w:val="a"/>
        <w:ind w:left="0" w:firstLine="709"/>
        <w:rPr>
          <w:shd w:val="clear" w:color="auto" w:fill="FFFFFF"/>
        </w:rPr>
      </w:pPr>
      <w:r>
        <w:rPr>
          <w:shd w:val="clear" w:color="auto" w:fill="FFFFFF"/>
        </w:rPr>
        <w:t>проектирование структуры базы данных</w:t>
      </w:r>
      <w:r w:rsidRPr="007A3796">
        <w:rPr>
          <w:shd w:val="clear" w:color="auto" w:fill="FFFFFF"/>
        </w:rPr>
        <w:t>,</w:t>
      </w:r>
      <w:r>
        <w:rPr>
          <w:shd w:val="clear" w:color="auto" w:fill="FFFFFF"/>
        </w:rPr>
        <w:t xml:space="preserve"> включая таблицы</w:t>
      </w:r>
      <w:r w:rsidRPr="007A3796">
        <w:rPr>
          <w:shd w:val="clear" w:color="auto" w:fill="FFFFFF"/>
        </w:rPr>
        <w:t>,</w:t>
      </w:r>
      <w:r>
        <w:rPr>
          <w:shd w:val="clear" w:color="auto" w:fill="FFFFFF"/>
        </w:rPr>
        <w:t xml:space="preserve"> связи и ограничения</w:t>
      </w:r>
      <w:r w:rsidRPr="00921D8D">
        <w:rPr>
          <w:shd w:val="clear" w:color="auto" w:fill="FFFFFF"/>
        </w:rPr>
        <w:t>;</w:t>
      </w:r>
    </w:p>
    <w:p w14:paraId="70F263CD" w14:textId="77777777" w:rsidR="009A2BA6" w:rsidRDefault="009A2BA6" w:rsidP="009A2BA6">
      <w:pPr>
        <w:pStyle w:val="a"/>
        <w:ind w:left="0" w:firstLine="709"/>
        <w:rPr>
          <w:shd w:val="clear" w:color="auto" w:fill="FFFFFF"/>
        </w:rPr>
      </w:pPr>
      <w:r>
        <w:rPr>
          <w:shd w:val="clear" w:color="auto" w:fill="FFFFFF"/>
        </w:rPr>
        <w:t xml:space="preserve">реализация базы данных с использованием СУБД </w:t>
      </w:r>
      <w:r>
        <w:rPr>
          <w:shd w:val="clear" w:color="auto" w:fill="FFFFFF"/>
          <w:lang w:val="en-US"/>
        </w:rPr>
        <w:t>PostgreSQL</w:t>
      </w:r>
      <w:r w:rsidRPr="00921D8D">
        <w:rPr>
          <w:shd w:val="clear" w:color="auto" w:fill="FFFFFF"/>
        </w:rPr>
        <w:t>;</w:t>
      </w:r>
    </w:p>
    <w:p w14:paraId="45B249DC" w14:textId="2B2CC470" w:rsidR="009A2BA6" w:rsidRPr="009A2BA6" w:rsidRDefault="009A2BA6" w:rsidP="009A2BA6">
      <w:pPr>
        <w:pStyle w:val="a"/>
        <w:ind w:left="0" w:firstLine="709"/>
        <w:rPr>
          <w:shd w:val="clear" w:color="auto" w:fill="FFFFFF"/>
        </w:rPr>
      </w:pPr>
      <w:r>
        <w:rPr>
          <w:shd w:val="clear" w:color="auto" w:fill="FFFFFF"/>
        </w:rPr>
        <w:t>проведение тестирования базы данных</w:t>
      </w:r>
      <w:r>
        <w:rPr>
          <w:shd w:val="clear" w:color="auto" w:fill="FFFFFF"/>
          <w:lang w:val="en-US"/>
        </w:rPr>
        <w:t>.</w:t>
      </w:r>
    </w:p>
    <w:p w14:paraId="02066E06" w14:textId="147FA5D5" w:rsidR="007E5536" w:rsidRPr="00B62FD8" w:rsidRDefault="007E5536" w:rsidP="008A2BF5">
      <w:pPr>
        <w:pStyle w:val="Title"/>
      </w:pPr>
      <w:r w:rsidRPr="00B62FD8">
        <w:t xml:space="preserve">Цель данного курсового проекта заключается в разработке </w:t>
      </w:r>
      <w:del w:id="1" w:author="Denis Nechay" w:date="2023-05-18T13:02:00Z">
        <w:r w:rsidRPr="00B62FD8" w:rsidDel="00E1071D">
          <w:delText xml:space="preserve">и внедрении </w:delText>
        </w:r>
      </w:del>
      <w:r w:rsidRPr="00B62FD8">
        <w:t>базы данных для онлайн-маркетплейса с применением средств мониторинга состояния СУБД, обеспечивая эффективность, безопасность и надежность работы системы. Разработка такой базы данных будет включать не только проектирование структуры и создание объектов базы данных, но и разработку оптимальных алгоритмов обработки информации и управления ресурсами. Важным аспектом проекта также является создание интуитивно понятного и удобного пользовательского интерфейса для взаимодействия с базой данных.</w:t>
      </w:r>
    </w:p>
    <w:p w14:paraId="36DFE2F5" w14:textId="77777777" w:rsidR="00E33B93" w:rsidRPr="007E5536" w:rsidRDefault="00E33B93" w:rsidP="00E33B93">
      <w:pPr>
        <w:spacing w:after="0"/>
        <w:ind w:firstLine="720"/>
        <w:jc w:val="both"/>
        <w:rPr>
          <w:rFonts w:ascii="Times New Roman" w:hAnsi="Times New Roman" w:cs="Times New Roman"/>
          <w:sz w:val="28"/>
          <w:szCs w:val="28"/>
          <w:lang w:val="en-BY"/>
        </w:rPr>
      </w:pPr>
    </w:p>
    <w:p w14:paraId="4612A6CC" w14:textId="77777777" w:rsidR="00E33B93" w:rsidRDefault="00E33B93" w:rsidP="00E33B93">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5495B920" w14:textId="51365114" w:rsidR="00E33B93" w:rsidRPr="00B62FD8" w:rsidRDefault="00B62FD8" w:rsidP="00BA5A77">
      <w:pPr>
        <w:pStyle w:val="Heading1"/>
      </w:pPr>
      <w:bookmarkStart w:id="2" w:name="_Toc135302832"/>
      <w:r w:rsidRPr="00B62FD8">
        <w:lastRenderedPageBreak/>
        <w:t>П</w:t>
      </w:r>
      <w:r w:rsidR="00E33B93" w:rsidRPr="00B62FD8">
        <w:t>остановка задачи</w:t>
      </w:r>
      <w:bookmarkEnd w:id="2"/>
    </w:p>
    <w:p w14:paraId="4230E11C" w14:textId="7807D0D0" w:rsidR="00A3030C" w:rsidRPr="00A3030C" w:rsidRDefault="00A3030C" w:rsidP="008A2BF5">
      <w:pPr>
        <w:pStyle w:val="Title"/>
      </w:pPr>
      <w:r w:rsidRPr="00A3030C">
        <w:t>В</w:t>
      </w:r>
      <w:r w:rsidR="00B62FD8">
        <w:t xml:space="preserve"> </w:t>
      </w:r>
      <w:r w:rsidRPr="00A3030C">
        <w:t>рамках курсового проекта ставится задача спроектировать инфраструктуру базы данных для онлайн-маркетплейса. Необходимо проанализировать предметную область, определить основные объекты и их атрибуты, такие как продукты, заказы, клиенты, продавцы и курьеры. На основе полученных данных разрабатывается схема базы данных, включающая таблицы, связи между ними, ограничения целостности, профили безопасности, пользователи, триггеры, хранимые процедуры, функции и индексы.</w:t>
      </w:r>
    </w:p>
    <w:p w14:paraId="627F0C8C" w14:textId="2249A99F" w:rsidR="00A3030C" w:rsidRPr="00A3030C" w:rsidRDefault="00A3030C" w:rsidP="008A2BF5">
      <w:pPr>
        <w:pStyle w:val="Title"/>
      </w:pPr>
      <w:r w:rsidRPr="00A3030C">
        <w:t>Разработка объектов базы данных осуществляется с использованием СУБД PostgreSQL и языка SQL. Также предусмотреть заполнение таблиц данными, импортируемыми из различных источников, таких как JSON файл</w:t>
      </w:r>
      <w:r>
        <w:t>ы</w:t>
      </w:r>
      <w:r w:rsidRPr="00A3030C">
        <w:t>.</w:t>
      </w:r>
    </w:p>
    <w:p w14:paraId="169C3A1E" w14:textId="21A01173" w:rsidR="00A3030C" w:rsidRPr="00A3030C" w:rsidRDefault="00A3030C" w:rsidP="008A2BF5">
      <w:pPr>
        <w:pStyle w:val="Title"/>
      </w:pPr>
      <w:r w:rsidRPr="00A3030C">
        <w:t>Следует применить аналитические инструменты для изучения данных в базе данных онлайн-маркетплейса и выявления полезных функций и преимуществ. На основе полученных результатов разрабатывается приложение или веб-интерфейс для демонстрации функционала и возможностей базы данных. Приложение должно предоставлять возможности управления продуктами, заказами, клиентами, продавцами и курьерами, а также анализа работы онлайн-маркетплейса с использованием отчетов и других инструментов.</w:t>
      </w:r>
    </w:p>
    <w:p w14:paraId="1243CEAC" w14:textId="77777777" w:rsidR="00663874" w:rsidRDefault="00663874" w:rsidP="008A2BF5">
      <w:pPr>
        <w:pStyle w:val="Title"/>
      </w:pPr>
      <w:r w:rsidRPr="00663874">
        <w:t>Дополнительно, неотъемлемым компонентом разрабатываемого проекта является интеграция технологии мониторинга состояния СУБД. С применением инструментов мониторинга, таких как PgAdmin, возможно наблюдение за разнообразными показателями производительности. К ним относятся параметры использования ЦПУ, памяти и дискового пространства, данные об активных сессиях и другие ключевые метрики. Благодаря данной технологии можно своевременно определить и устранить потенциальные проблемы, связанные с производительностью и стабильностью работы системы. Таким образом, обеспечивается повышение надежности и эффективности функционирования онлайн-маркетплейса.</w:t>
      </w:r>
    </w:p>
    <w:p w14:paraId="1A4CAF00" w14:textId="77777777" w:rsidR="00E33B93" w:rsidRDefault="00A3030C" w:rsidP="008A2BF5">
      <w:pPr>
        <w:pStyle w:val="Title"/>
      </w:pPr>
      <w:r w:rsidRPr="00A3030C">
        <w:t xml:space="preserve">Необходимо провести тестирование производительности базы данных на больших объемах данных (не менее 100 000 строк) и внести корректировки в структуру базы данных при выявлении проблем с производительностью или масштабируемостью. Завершающим этапом является подготовка документации, описывающей процесс разработки и внедрения базы данных, а также предоставляющей рекомендации по дальнейшему совершенствованию проекта. </w:t>
      </w:r>
      <w:r w:rsidR="00E33B93">
        <w:br w:type="page"/>
      </w:r>
    </w:p>
    <w:p w14:paraId="0AE25F48" w14:textId="77777777" w:rsidR="00E33B93" w:rsidRPr="007916BD" w:rsidRDefault="00E33B93" w:rsidP="00BA5A77">
      <w:pPr>
        <w:pStyle w:val="Heading1"/>
      </w:pPr>
      <w:bookmarkStart w:id="3" w:name="_Toc135302833"/>
      <w:r w:rsidRPr="007916BD">
        <w:lastRenderedPageBreak/>
        <w:t>Проектирование базы данных</w:t>
      </w:r>
      <w:bookmarkEnd w:id="3"/>
    </w:p>
    <w:p w14:paraId="1939E4BD" w14:textId="77777777" w:rsidR="007D269D" w:rsidRDefault="00E33B93" w:rsidP="008A2BF5">
      <w:pPr>
        <w:pStyle w:val="Title"/>
      </w:pPr>
      <w:r>
        <w:tab/>
      </w:r>
      <w:r w:rsidR="000B313C" w:rsidRPr="000B313C">
        <w:t>Для начала создадим отдельную базу данных для курсового проекта. Определим таблицы, которые будут использоваться в проекте.</w:t>
      </w:r>
    </w:p>
    <w:p w14:paraId="5655D433" w14:textId="023B0E2D" w:rsidR="00B753C8" w:rsidRPr="00622E4F" w:rsidRDefault="007D269D" w:rsidP="008A2BF5">
      <w:pPr>
        <w:pStyle w:val="Title"/>
      </w:pPr>
      <w:r>
        <w:t xml:space="preserve">Далее </w:t>
      </w:r>
      <w:r w:rsidRPr="007D269D">
        <w:t>определ</w:t>
      </w:r>
      <w:r>
        <w:t>им</w:t>
      </w:r>
      <w:r w:rsidRPr="007D269D">
        <w:t xml:space="preserve"> необходимы</w:t>
      </w:r>
      <w:r>
        <w:t>е</w:t>
      </w:r>
      <w:r w:rsidRPr="007D269D">
        <w:t xml:space="preserve"> таблиц</w:t>
      </w:r>
      <w:r>
        <w:t>ы</w:t>
      </w:r>
      <w:r w:rsidRPr="007D269D">
        <w:t xml:space="preserve"> для нашего онлайн-маркетплейса. Разнообразие данных, с которыми может работать крупный онлайн-маркетплейс, зачастую требует сотен таблиц. Это могут быть данные о клиентах, продавцах, товарах, заказах, отзывах, доставке, оплате и многих других аспектах бизнес-процессов. Однако, для наших учебных целей, мы ограничимся минимальным, но все еще репрезентативным набором таблиц. </w:t>
      </w:r>
      <w:r w:rsidR="000B313C" w:rsidRPr="000B313C">
        <w:t xml:space="preserve">В нашем случае, база данных маркетплейса будет содержать таблицы для продуктов, пользователей, заказов, отзывов, </w:t>
      </w:r>
      <w:r w:rsidR="00235CF4" w:rsidRPr="00235CF4">
        <w:rPr>
          <w:lang w:val="ru-RU"/>
        </w:rPr>
        <w:t>к</w:t>
      </w:r>
      <w:r w:rsidR="00235CF4">
        <w:rPr>
          <w:lang w:val="ru-RU"/>
        </w:rPr>
        <w:t>урьеров</w:t>
      </w:r>
      <w:r w:rsidR="000B313C" w:rsidRPr="000B313C">
        <w:t xml:space="preserve"> и доставок</w:t>
      </w:r>
      <w:r w:rsidR="002E651E">
        <w:rPr>
          <w:lang w:val="ru-RU"/>
        </w:rPr>
        <w:t xml:space="preserve">, </w:t>
      </w:r>
      <w:r w:rsidR="000B313C" w:rsidRPr="000B313C">
        <w:t>а также дополнительные таблицы</w:t>
      </w:r>
      <w:r w:rsidR="002E651E">
        <w:rPr>
          <w:lang w:val="ru-RU"/>
        </w:rPr>
        <w:t xml:space="preserve"> для работы веб-приложения</w:t>
      </w:r>
      <w:r w:rsidR="000B313C" w:rsidRPr="000B313C">
        <w:t xml:space="preserve">. </w:t>
      </w:r>
    </w:p>
    <w:p w14:paraId="7B96DE78" w14:textId="416D129C" w:rsidR="00E33B93" w:rsidRPr="008145F7" w:rsidRDefault="00E33B93" w:rsidP="008A2BF5">
      <w:pPr>
        <w:pStyle w:val="Title"/>
      </w:pPr>
      <w:r w:rsidRPr="008145F7">
        <w:t>Предварительная диаграм</w:t>
      </w:r>
      <w:r w:rsidR="00B1437E">
        <w:rPr>
          <w:lang w:val="ru-RU"/>
        </w:rPr>
        <w:t>а</w:t>
      </w:r>
      <w:r w:rsidR="002E651E" w:rsidRPr="008145F7">
        <w:t xml:space="preserve"> основных </w:t>
      </w:r>
      <w:r w:rsidRPr="008145F7">
        <w:t>таблиц и их отношения представлены на рисунк</w:t>
      </w:r>
      <w:r w:rsidR="0008526E" w:rsidRPr="008145F7">
        <w:t xml:space="preserve">ах </w:t>
      </w:r>
      <w:r w:rsidR="00660236" w:rsidRPr="008145F7">
        <w:t>2.</w:t>
      </w:r>
      <w:r w:rsidR="00F10097" w:rsidRPr="008145F7">
        <w:t>1.</w:t>
      </w:r>
    </w:p>
    <w:p w14:paraId="65E19F19" w14:textId="6DEBCD21" w:rsidR="00E33B93" w:rsidRPr="00F14EA6" w:rsidRDefault="00FA7828" w:rsidP="00BA5A77">
      <w:pPr>
        <w:pStyle w:val="a0"/>
        <w:rPr>
          <w:rStyle w:val="IntenseEmphasis"/>
          <w:lang w:val="en-US"/>
        </w:rPr>
      </w:pPr>
      <w:r w:rsidRPr="00FA7828">
        <w:rPr>
          <w:rStyle w:val="IntenseEmphasis"/>
          <w:rFonts w:cstheme="majorBidi"/>
          <w:noProof/>
          <w:szCs w:val="26"/>
        </w:rPr>
        <w:drawing>
          <wp:anchor distT="0" distB="0" distL="114300" distR="114300" simplePos="0" relativeHeight="251667456" behindDoc="0" locked="0" layoutInCell="1" allowOverlap="1" wp14:anchorId="4871FF64" wp14:editId="007135B8">
            <wp:simplePos x="0" y="0"/>
            <wp:positionH relativeFrom="column">
              <wp:posOffset>4425033</wp:posOffset>
            </wp:positionH>
            <wp:positionV relativeFrom="paragraph">
              <wp:posOffset>3639185</wp:posOffset>
            </wp:positionV>
            <wp:extent cx="65405" cy="90659"/>
            <wp:effectExtent l="0" t="0" r="0" b="0"/>
            <wp:wrapNone/>
            <wp:docPr id="214270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08971" name=""/>
                    <pic:cNvPicPr/>
                  </pic:nvPicPr>
                  <pic:blipFill rotWithShape="1">
                    <a:blip r:embed="rId14" cstate="print">
                      <a:extLst>
                        <a:ext uri="{28A0092B-C50C-407E-A947-70E740481C1C}">
                          <a14:useLocalDpi xmlns:a14="http://schemas.microsoft.com/office/drawing/2010/main" val="0"/>
                        </a:ext>
                      </a:extLst>
                    </a:blip>
                    <a:srcRect l="15002" t="-1" r="14998" b="-163"/>
                    <a:stretch/>
                  </pic:blipFill>
                  <pic:spPr bwMode="auto">
                    <a:xfrm>
                      <a:off x="0" y="0"/>
                      <a:ext cx="65405" cy="90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34A0">
        <w:rPr>
          <w:noProof/>
          <w14:ligatures w14:val="standardContextual"/>
        </w:rPr>
        <mc:AlternateContent>
          <mc:Choice Requires="wps">
            <w:drawing>
              <wp:anchor distT="0" distB="0" distL="114300" distR="114300" simplePos="0" relativeHeight="251666432" behindDoc="0" locked="0" layoutInCell="1" allowOverlap="1" wp14:anchorId="70042B71" wp14:editId="7C1C58C6">
                <wp:simplePos x="0" y="0"/>
                <wp:positionH relativeFrom="column">
                  <wp:posOffset>4462975</wp:posOffset>
                </wp:positionH>
                <wp:positionV relativeFrom="paragraph">
                  <wp:posOffset>3543837</wp:posOffset>
                </wp:positionV>
                <wp:extent cx="0" cy="53666"/>
                <wp:effectExtent l="0" t="0" r="12700" b="10160"/>
                <wp:wrapNone/>
                <wp:docPr id="1681899666" name="Straight Connector 17"/>
                <wp:cNvGraphicFramePr/>
                <a:graphic xmlns:a="http://schemas.openxmlformats.org/drawingml/2006/main">
                  <a:graphicData uri="http://schemas.microsoft.com/office/word/2010/wordprocessingShape">
                    <wps:wsp>
                      <wps:cNvCnPr/>
                      <wps:spPr>
                        <a:xfrm>
                          <a:off x="0" y="0"/>
                          <a:ext cx="0" cy="53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EE28264" id="Straight Connector 17"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1.4pt,279.05pt" to="351.4pt,2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" strokecolor="black [3200]" strokeweight=".5pt">
                <v:stroke joinstyle="miter"/>
              </v:line>
            </w:pict>
          </mc:Fallback>
        </mc:AlternateContent>
      </w:r>
      <w:r w:rsidR="00C12041">
        <w:rPr>
          <w:noProof/>
          <w14:ligatures w14:val="standardContextual"/>
        </w:rPr>
        <mc:AlternateContent>
          <mc:Choice Requires="wps">
            <w:drawing>
              <wp:anchor distT="0" distB="0" distL="114300" distR="114300" simplePos="0" relativeHeight="251665408" behindDoc="0" locked="0" layoutInCell="1" allowOverlap="1" wp14:anchorId="023F7928" wp14:editId="7BA8B785">
                <wp:simplePos x="0" y="0"/>
                <wp:positionH relativeFrom="column">
                  <wp:posOffset>3462407</wp:posOffset>
                </wp:positionH>
                <wp:positionV relativeFrom="paragraph">
                  <wp:posOffset>2025467</wp:posOffset>
                </wp:positionV>
                <wp:extent cx="0" cy="49078"/>
                <wp:effectExtent l="0" t="0" r="12700" b="14605"/>
                <wp:wrapNone/>
                <wp:docPr id="911759416" name="Straight Connector 16"/>
                <wp:cNvGraphicFramePr/>
                <a:graphic xmlns:a="http://schemas.openxmlformats.org/drawingml/2006/main">
                  <a:graphicData uri="http://schemas.microsoft.com/office/word/2010/wordprocessingShape">
                    <wps:wsp>
                      <wps:cNvCnPr/>
                      <wps:spPr>
                        <a:xfrm>
                          <a:off x="0" y="0"/>
                          <a:ext cx="0" cy="490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52859B" id="Straight Connector 1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72.65pt,159.5pt" to="272.65pt,16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" strokecolor="black [3200]" strokeweight=".5pt">
                <v:stroke joinstyle="miter"/>
              </v:line>
            </w:pict>
          </mc:Fallback>
        </mc:AlternateContent>
      </w:r>
      <w:r w:rsidR="00C12041">
        <w:rPr>
          <w:noProof/>
          <w14:ligatures w14:val="standardContextual"/>
        </w:rPr>
        <mc:AlternateContent>
          <mc:Choice Requires="wps">
            <w:drawing>
              <wp:anchor distT="0" distB="0" distL="114300" distR="114300" simplePos="0" relativeHeight="251664384" behindDoc="0" locked="0" layoutInCell="1" allowOverlap="1" wp14:anchorId="56A17A2A" wp14:editId="02AA01F3">
                <wp:simplePos x="0" y="0"/>
                <wp:positionH relativeFrom="column">
                  <wp:posOffset>4635113</wp:posOffset>
                </wp:positionH>
                <wp:positionV relativeFrom="paragraph">
                  <wp:posOffset>1069738</wp:posOffset>
                </wp:positionV>
                <wp:extent cx="0" cy="41275"/>
                <wp:effectExtent l="0" t="0" r="12700" b="9525"/>
                <wp:wrapNone/>
                <wp:docPr id="589168878" name="Straight Connector 15"/>
                <wp:cNvGraphicFramePr/>
                <a:graphic xmlns:a="http://schemas.openxmlformats.org/drawingml/2006/main">
                  <a:graphicData uri="http://schemas.microsoft.com/office/word/2010/wordprocessingShape">
                    <wps:wsp>
                      <wps:cNvCnPr/>
                      <wps:spPr>
                        <a:xfrm>
                          <a:off x="0" y="0"/>
                          <a:ext cx="0" cy="41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50D066" id="Straight Connector 1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64.95pt,84.25pt" to="364.95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" strokecolor="black [3200]" strokeweight=".5pt">
                <v:stroke joinstyle="miter"/>
              </v:line>
            </w:pict>
          </mc:Fallback>
        </mc:AlternateContent>
      </w:r>
      <w:r w:rsidR="00C12041">
        <w:rPr>
          <w:noProof/>
          <w14:ligatures w14:val="standardContextual"/>
        </w:rPr>
        <mc:AlternateContent>
          <mc:Choice Requires="wps">
            <w:drawing>
              <wp:anchor distT="0" distB="0" distL="114300" distR="114300" simplePos="0" relativeHeight="251663360" behindDoc="0" locked="0" layoutInCell="1" allowOverlap="1" wp14:anchorId="4A9F6A09" wp14:editId="46BCC011">
                <wp:simplePos x="0" y="0"/>
                <wp:positionH relativeFrom="column">
                  <wp:posOffset>3893777</wp:posOffset>
                </wp:positionH>
                <wp:positionV relativeFrom="paragraph">
                  <wp:posOffset>1069738</wp:posOffset>
                </wp:positionV>
                <wp:extent cx="0" cy="41329"/>
                <wp:effectExtent l="0" t="0" r="12700" b="9525"/>
                <wp:wrapNone/>
                <wp:docPr id="441238937" name="Straight Connector 14"/>
                <wp:cNvGraphicFramePr/>
                <a:graphic xmlns:a="http://schemas.openxmlformats.org/drawingml/2006/main">
                  <a:graphicData uri="http://schemas.microsoft.com/office/word/2010/wordprocessingShape">
                    <wps:wsp>
                      <wps:cNvCnPr/>
                      <wps:spPr>
                        <a:xfrm>
                          <a:off x="0" y="0"/>
                          <a:ext cx="0" cy="413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0AC989" id="Straight Connector 1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06.6pt,84.25pt" to="306.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" strokecolor="black [3200]" strokeweight=".5pt">
                <v:stroke joinstyle="miter"/>
              </v:line>
            </w:pict>
          </mc:Fallback>
        </mc:AlternateContent>
      </w:r>
      <w:r w:rsidR="00C12041">
        <w:rPr>
          <w:noProof/>
          <w14:ligatures w14:val="standardContextual"/>
        </w:rPr>
        <mc:AlternateContent>
          <mc:Choice Requires="wps">
            <w:drawing>
              <wp:anchor distT="0" distB="0" distL="114300" distR="114300" simplePos="0" relativeHeight="251662336" behindDoc="0" locked="0" layoutInCell="1" allowOverlap="1" wp14:anchorId="6CDCE21D" wp14:editId="3359B9B7">
                <wp:simplePos x="0" y="0"/>
                <wp:positionH relativeFrom="column">
                  <wp:posOffset>3408163</wp:posOffset>
                </wp:positionH>
                <wp:positionV relativeFrom="paragraph">
                  <wp:posOffset>305155</wp:posOffset>
                </wp:positionV>
                <wp:extent cx="0" cy="40640"/>
                <wp:effectExtent l="0" t="0" r="12700" b="10160"/>
                <wp:wrapNone/>
                <wp:docPr id="665609195" name="Straight Connector 12"/>
                <wp:cNvGraphicFramePr/>
                <a:graphic xmlns:a="http://schemas.openxmlformats.org/drawingml/2006/main">
                  <a:graphicData uri="http://schemas.microsoft.com/office/word/2010/wordprocessingShape">
                    <wps:wsp>
                      <wps:cNvCnPr/>
                      <wps:spPr>
                        <a:xfrm>
                          <a:off x="0" y="0"/>
                          <a:ext cx="0" cy="40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1638F" id="Straight Connector 1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68.35pt,24.05pt" to="268.35pt,2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" strokecolor="black [3200]" strokeweight=".5pt">
                <v:stroke joinstyle="miter"/>
              </v:line>
            </w:pict>
          </mc:Fallback>
        </mc:AlternateContent>
      </w:r>
      <w:r w:rsidR="00C12041">
        <w:rPr>
          <w:noProof/>
          <w14:ligatures w14:val="standardContextual"/>
        </w:rPr>
        <mc:AlternateContent>
          <mc:Choice Requires="wps">
            <w:drawing>
              <wp:anchor distT="0" distB="0" distL="114300" distR="114300" simplePos="0" relativeHeight="251661312" behindDoc="0" locked="0" layoutInCell="1" allowOverlap="1" wp14:anchorId="2D2BBDC1" wp14:editId="3B75B23E">
                <wp:simplePos x="0" y="0"/>
                <wp:positionH relativeFrom="column">
                  <wp:posOffset>2780030</wp:posOffset>
                </wp:positionH>
                <wp:positionV relativeFrom="paragraph">
                  <wp:posOffset>304800</wp:posOffset>
                </wp:positionV>
                <wp:extent cx="0" cy="41060"/>
                <wp:effectExtent l="0" t="0" r="12700" b="10160"/>
                <wp:wrapNone/>
                <wp:docPr id="2068978519" name="Straight Connector 11"/>
                <wp:cNvGraphicFramePr/>
                <a:graphic xmlns:a="http://schemas.openxmlformats.org/drawingml/2006/main">
                  <a:graphicData uri="http://schemas.microsoft.com/office/word/2010/wordprocessingShape">
                    <wps:wsp>
                      <wps:cNvCnPr/>
                      <wps:spPr>
                        <a:xfrm flipV="1">
                          <a:off x="0" y="0"/>
                          <a:ext cx="0" cy="41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EA85BF0" id="Straight Connector 11"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9pt,24pt" to="218.9pt,2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" strokecolor="black [3200]" strokeweight=".5pt">
                <v:stroke joinstyle="miter"/>
              </v:line>
            </w:pict>
          </mc:Fallback>
        </mc:AlternateContent>
      </w:r>
      <w:r w:rsidR="00C12041">
        <w:rPr>
          <w:noProof/>
          <w14:ligatures w14:val="standardContextual"/>
        </w:rPr>
        <mc:AlternateContent>
          <mc:Choice Requires="wps">
            <w:drawing>
              <wp:anchor distT="0" distB="0" distL="114300" distR="114300" simplePos="0" relativeHeight="251660288" behindDoc="0" locked="0" layoutInCell="1" allowOverlap="1" wp14:anchorId="0D631862" wp14:editId="64A0DF07">
                <wp:simplePos x="0" y="0"/>
                <wp:positionH relativeFrom="column">
                  <wp:posOffset>2217377</wp:posOffset>
                </wp:positionH>
                <wp:positionV relativeFrom="paragraph">
                  <wp:posOffset>1490776</wp:posOffset>
                </wp:positionV>
                <wp:extent cx="0" cy="41328"/>
                <wp:effectExtent l="0" t="0" r="12700" b="9525"/>
                <wp:wrapNone/>
                <wp:docPr id="1555996666" name="Straight Connector 9"/>
                <wp:cNvGraphicFramePr/>
                <a:graphic xmlns:a="http://schemas.openxmlformats.org/drawingml/2006/main">
                  <a:graphicData uri="http://schemas.microsoft.com/office/word/2010/wordprocessingShape">
                    <wps:wsp>
                      <wps:cNvCnPr/>
                      <wps:spPr>
                        <a:xfrm flipV="1">
                          <a:off x="0" y="0"/>
                          <a:ext cx="0" cy="413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A0944D" id="Straight Connector 9"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74.6pt,117.4pt" to="174.6pt,12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" strokecolor="black [3200]" strokeweight=".5pt">
                <v:stroke joinstyle="miter"/>
              </v:line>
            </w:pict>
          </mc:Fallback>
        </mc:AlternateContent>
      </w:r>
      <w:r w:rsidR="00C12041">
        <w:rPr>
          <w:noProof/>
          <w14:ligatures w14:val="standardContextual"/>
        </w:rPr>
        <mc:AlternateContent>
          <mc:Choice Requires="wps">
            <w:drawing>
              <wp:anchor distT="0" distB="0" distL="114300" distR="114300" simplePos="0" relativeHeight="251659264" behindDoc="0" locked="0" layoutInCell="1" allowOverlap="1" wp14:anchorId="4B3E1E0B" wp14:editId="0DC47775">
                <wp:simplePos x="0" y="0"/>
                <wp:positionH relativeFrom="column">
                  <wp:posOffset>2717800</wp:posOffset>
                </wp:positionH>
                <wp:positionV relativeFrom="paragraph">
                  <wp:posOffset>2026285</wp:posOffset>
                </wp:positionV>
                <wp:extent cx="0" cy="35560"/>
                <wp:effectExtent l="0" t="0" r="12700" b="15240"/>
                <wp:wrapNone/>
                <wp:docPr id="450794651" name="Straight Connector 8"/>
                <wp:cNvGraphicFramePr/>
                <a:graphic xmlns:a="http://schemas.openxmlformats.org/drawingml/2006/main">
                  <a:graphicData uri="http://schemas.microsoft.com/office/word/2010/wordprocessingShape">
                    <wps:wsp>
                      <wps:cNvCnPr/>
                      <wps:spPr>
                        <a:xfrm>
                          <a:off x="0" y="0"/>
                          <a:ext cx="0" cy="35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B6BE07" id="Straight Connector 8"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4pt,159.55pt" to="214pt,1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" strokecolor="black [3200]" strokeweight=".5pt">
                <v:stroke joinstyle="miter"/>
              </v:line>
            </w:pict>
          </mc:Fallback>
        </mc:AlternateContent>
      </w:r>
      <w:r w:rsidR="00016835" w:rsidRPr="00BA5A77">
        <w:rPr>
          <w:rStyle w:val="IntenseEmphasis"/>
          <w:rFonts w:cstheme="majorBidi"/>
          <w:noProof/>
          <w:szCs w:val="26"/>
        </w:rPr>
        <w:drawing>
          <wp:inline distT="0" distB="0" distL="0" distR="0" wp14:anchorId="2C197B5E" wp14:editId="59E00CD7">
            <wp:extent cx="4769509" cy="4476307"/>
            <wp:effectExtent l="0" t="0" r="0" b="0"/>
            <wp:docPr id="19576786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78651"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594" r="-4968"/>
                    <a:stretch/>
                  </pic:blipFill>
                  <pic:spPr bwMode="auto">
                    <a:xfrm>
                      <a:off x="0" y="0"/>
                      <a:ext cx="4769509" cy="4476307"/>
                    </a:xfrm>
                    <a:prstGeom prst="rect">
                      <a:avLst/>
                    </a:prstGeom>
                    <a:noFill/>
                    <a:ln>
                      <a:noFill/>
                    </a:ln>
                    <a:extLst>
                      <a:ext uri="{53640926-AAD7-44D8-BBD7-CCE9431645EC}">
                        <a14:shadowObscured xmlns:a14="http://schemas.microsoft.com/office/drawing/2010/main"/>
                      </a:ext>
                    </a:extLst>
                  </pic:spPr>
                </pic:pic>
              </a:graphicData>
            </a:graphic>
          </wp:inline>
        </w:drawing>
      </w:r>
      <w:r w:rsidR="00E33B93" w:rsidRPr="00883865">
        <w:rPr>
          <w:rStyle w:val="IntenseEmphasis"/>
          <w:lang w:val="en-US"/>
        </w:rPr>
        <w:t xml:space="preserve"> </w:t>
      </w:r>
    </w:p>
    <w:p w14:paraId="1BA16584" w14:textId="1092DA54" w:rsidR="00E33B93" w:rsidRPr="00863771" w:rsidRDefault="00E33B93" w:rsidP="00BA5A77">
      <w:pPr>
        <w:pStyle w:val="a0"/>
        <w:rPr>
          <w:rStyle w:val="Strong"/>
          <w:lang w:val="en-US"/>
        </w:rPr>
      </w:pPr>
      <w:r w:rsidRPr="00BA5A77">
        <w:rPr>
          <w:rStyle w:val="Strong"/>
        </w:rPr>
        <w:t>Рисунок</w:t>
      </w:r>
      <w:r w:rsidRPr="00863771">
        <w:rPr>
          <w:rStyle w:val="Strong"/>
          <w:lang w:val="en-US"/>
        </w:rPr>
        <w:t xml:space="preserve"> </w:t>
      </w:r>
      <w:r w:rsidR="00883865" w:rsidRPr="00863771">
        <w:rPr>
          <w:rStyle w:val="Strong"/>
          <w:lang w:val="en-US"/>
        </w:rPr>
        <w:t>2.</w:t>
      </w:r>
      <w:r w:rsidRPr="00863771">
        <w:rPr>
          <w:rStyle w:val="Strong"/>
          <w:lang w:val="en-US"/>
        </w:rPr>
        <w:t xml:space="preserve">1 – </w:t>
      </w:r>
      <w:r w:rsidR="0008526E" w:rsidRPr="00BA5A77">
        <w:rPr>
          <w:rStyle w:val="Strong"/>
        </w:rPr>
        <w:t>Основные</w:t>
      </w:r>
      <w:r w:rsidR="0008526E" w:rsidRPr="00863771">
        <w:rPr>
          <w:rStyle w:val="Strong"/>
          <w:lang w:val="en-US"/>
        </w:rPr>
        <w:t xml:space="preserve"> </w:t>
      </w:r>
      <w:r w:rsidR="0008526E" w:rsidRPr="00BA5A77">
        <w:rPr>
          <w:rStyle w:val="Strong"/>
        </w:rPr>
        <w:t>т</w:t>
      </w:r>
      <w:r w:rsidRPr="00BA5A77">
        <w:rPr>
          <w:rStyle w:val="Strong"/>
        </w:rPr>
        <w:t>аблицы</w:t>
      </w:r>
      <w:r w:rsidRPr="00863771">
        <w:rPr>
          <w:rStyle w:val="Strong"/>
          <w:lang w:val="en-US"/>
        </w:rPr>
        <w:t xml:space="preserve"> </w:t>
      </w:r>
      <w:r w:rsidRPr="00BA5A77">
        <w:rPr>
          <w:rStyle w:val="Strong"/>
        </w:rPr>
        <w:t>базы</w:t>
      </w:r>
      <w:r w:rsidRPr="00863771">
        <w:rPr>
          <w:rStyle w:val="Strong"/>
          <w:lang w:val="en-US"/>
        </w:rPr>
        <w:t xml:space="preserve"> </w:t>
      </w:r>
      <w:r w:rsidRPr="00BA5A77">
        <w:rPr>
          <w:rStyle w:val="Strong"/>
        </w:rPr>
        <w:t>данных</w:t>
      </w:r>
    </w:p>
    <w:p w14:paraId="255C4EE1" w14:textId="5B4C1CB0" w:rsidR="003671BF" w:rsidRDefault="003671BF" w:rsidP="008A2BF5">
      <w:pPr>
        <w:pStyle w:val="Title"/>
      </w:pPr>
      <w:r w:rsidRPr="000B313C">
        <w:t xml:space="preserve">Основные таблицы включают </w:t>
      </w:r>
      <w:r w:rsidR="009E2CE3">
        <w:t>base_</w:t>
      </w:r>
      <w:r w:rsidRPr="000B313C">
        <w:t>Categor</w:t>
      </w:r>
      <w:r w:rsidR="00D13C0D">
        <w:t>y</w:t>
      </w:r>
      <w:r w:rsidRPr="000B313C">
        <w:t xml:space="preserve">, </w:t>
      </w:r>
      <w:r w:rsidR="009E2CE3">
        <w:t>base_</w:t>
      </w:r>
      <w:r w:rsidRPr="000B313C">
        <w:t xml:space="preserve">Product, </w:t>
      </w:r>
      <w:r w:rsidR="009E2CE3">
        <w:t>auth_</w:t>
      </w:r>
      <w:r w:rsidRPr="000B313C">
        <w:t xml:space="preserve">User, </w:t>
      </w:r>
      <w:r w:rsidR="009E2CE3">
        <w:t>base_</w:t>
      </w:r>
      <w:r w:rsidRPr="000B313C">
        <w:t xml:space="preserve">Order, </w:t>
      </w:r>
      <w:r w:rsidR="009E2CE3">
        <w:t>base_</w:t>
      </w:r>
      <w:r w:rsidRPr="000B313C">
        <w:t>Order</w:t>
      </w:r>
      <w:r w:rsidR="00E71D61" w:rsidRPr="00456546">
        <w:t>_</w:t>
      </w:r>
      <w:r w:rsidRPr="000B313C">
        <w:t xml:space="preserve">Item, </w:t>
      </w:r>
      <w:r w:rsidR="009E2CE3">
        <w:t>base_</w:t>
      </w:r>
      <w:r w:rsidRPr="000B313C">
        <w:t xml:space="preserve">Review, </w:t>
      </w:r>
      <w:r w:rsidR="009E2CE3">
        <w:t>base_</w:t>
      </w:r>
      <w:r w:rsidR="00C435BC" w:rsidRPr="00C435BC">
        <w:t>S</w:t>
      </w:r>
      <w:r w:rsidR="00C435BC">
        <w:t>hippingAdress</w:t>
      </w:r>
      <w:r w:rsidR="00EB21B2" w:rsidRPr="00EB21B2">
        <w:t xml:space="preserve">. </w:t>
      </w:r>
      <w:r w:rsidR="00EB21B2">
        <w:rPr>
          <w:lang w:val="ru-RU"/>
        </w:rPr>
        <w:t>Префиксы</w:t>
      </w:r>
      <w:r w:rsidR="00EB21B2" w:rsidRPr="00EB21B2">
        <w:rPr>
          <w:lang w:val="ru-RU"/>
        </w:rPr>
        <w:t xml:space="preserve"> </w:t>
      </w:r>
      <w:r w:rsidR="00EB21B2">
        <w:t>base</w:t>
      </w:r>
      <w:r w:rsidR="00EB21B2" w:rsidRPr="00EB21B2">
        <w:rPr>
          <w:lang w:val="ru-RU"/>
        </w:rPr>
        <w:t xml:space="preserve"> и </w:t>
      </w:r>
      <w:r w:rsidR="00EB21B2">
        <w:t>auth</w:t>
      </w:r>
      <w:r w:rsidR="00EB21B2">
        <w:rPr>
          <w:lang w:val="ru-RU"/>
        </w:rPr>
        <w:t xml:space="preserve"> в названиях таблиц </w:t>
      </w:r>
      <w:r w:rsidR="00EB21B2">
        <w:rPr>
          <w:lang w:val="ru-RU"/>
        </w:rPr>
        <w:lastRenderedPageBreak/>
        <w:t>на рисунке 1</w:t>
      </w:r>
      <w:r w:rsidR="00EB21B2" w:rsidRPr="00EB21B2">
        <w:rPr>
          <w:lang w:val="ru-RU"/>
        </w:rPr>
        <w:t xml:space="preserve"> </w:t>
      </w:r>
      <w:r w:rsidR="00EB21B2">
        <w:rPr>
          <w:lang w:val="ru-RU"/>
        </w:rPr>
        <w:t>необходимы</w:t>
      </w:r>
      <w:r w:rsidR="00EB21B2" w:rsidRPr="00EB21B2">
        <w:rPr>
          <w:lang w:val="ru-RU"/>
        </w:rPr>
        <w:t xml:space="preserve"> </w:t>
      </w:r>
      <w:r w:rsidR="00EB21B2">
        <w:rPr>
          <w:lang w:val="ru-RU"/>
        </w:rPr>
        <w:t>для</w:t>
      </w:r>
      <w:r w:rsidR="00EB21B2" w:rsidRPr="00EB21B2">
        <w:rPr>
          <w:lang w:val="ru-RU"/>
        </w:rPr>
        <w:t xml:space="preserve"> </w:t>
      </w:r>
      <w:r w:rsidR="00EB21B2">
        <w:rPr>
          <w:lang w:val="ru-RU"/>
        </w:rPr>
        <w:t>корректной</w:t>
      </w:r>
      <w:r w:rsidR="00EB21B2" w:rsidRPr="00EB21B2">
        <w:rPr>
          <w:lang w:val="ru-RU"/>
        </w:rPr>
        <w:t xml:space="preserve"> </w:t>
      </w:r>
      <w:r w:rsidR="00EB21B2">
        <w:rPr>
          <w:lang w:val="ru-RU"/>
        </w:rPr>
        <w:t>работы</w:t>
      </w:r>
      <w:r w:rsidR="00EB21B2" w:rsidRPr="00EB21B2">
        <w:rPr>
          <w:lang w:val="ru-RU"/>
        </w:rPr>
        <w:t xml:space="preserve"> </w:t>
      </w:r>
      <w:r w:rsidR="00EB21B2">
        <w:rPr>
          <w:lang w:val="ru-RU"/>
        </w:rPr>
        <w:t>веб</w:t>
      </w:r>
      <w:r w:rsidR="00EB21B2" w:rsidRPr="00EB21B2">
        <w:rPr>
          <w:lang w:val="ru-RU"/>
        </w:rPr>
        <w:t>-</w:t>
      </w:r>
      <w:r w:rsidR="00EB21B2">
        <w:rPr>
          <w:lang w:val="ru-RU"/>
        </w:rPr>
        <w:t>приложения</w:t>
      </w:r>
      <w:r w:rsidR="00E71D61">
        <w:rPr>
          <w:lang w:val="ru-RU"/>
        </w:rPr>
        <w:t xml:space="preserve">, поэтому </w:t>
      </w:r>
      <w:r w:rsidR="009E2CE3" w:rsidRPr="009E2CE3">
        <w:rPr>
          <w:lang w:val="ru-RU"/>
        </w:rPr>
        <w:t>в</w:t>
      </w:r>
      <w:r w:rsidR="009E2CE3">
        <w:rPr>
          <w:lang w:val="ru-RU"/>
        </w:rPr>
        <w:t xml:space="preserve"> дальнейшем </w:t>
      </w:r>
      <w:r w:rsidR="00E71D61">
        <w:rPr>
          <w:lang w:val="ru-RU"/>
        </w:rPr>
        <w:t xml:space="preserve">названия таблиц в пояснительной записке будем </w:t>
      </w:r>
      <w:r w:rsidR="009E2CE3">
        <w:rPr>
          <w:lang w:val="ru-RU"/>
        </w:rPr>
        <w:t>использовать</w:t>
      </w:r>
      <w:r w:rsidR="00E71D61">
        <w:rPr>
          <w:lang w:val="ru-RU"/>
        </w:rPr>
        <w:t xml:space="preserve"> без них</w:t>
      </w:r>
      <w:r w:rsidRPr="00EB21B2">
        <w:rPr>
          <w:lang w:val="ru-RU"/>
        </w:rPr>
        <w:t>.</w:t>
      </w:r>
    </w:p>
    <w:p w14:paraId="5916D905" w14:textId="6ACCC7D4" w:rsidR="00B25ECA" w:rsidRDefault="00B25ECA" w:rsidP="008A2BF5">
      <w:pPr>
        <w:pStyle w:val="Title"/>
      </w:pPr>
      <w:r>
        <w:t>Когда пользователь совершает покупку, создается запись в таблице Order, а соответствующие данные о товарах добавляются в таблицу Order_Item. Такой подход позволяет объединить информацию о заказе и информацию о проданных товарах в одной структуре данных с минимальным количеством полей.</w:t>
      </w:r>
    </w:p>
    <w:p w14:paraId="71041D1A" w14:textId="11FC6C0F" w:rsidR="00DA4D0A" w:rsidRPr="00DA4D0A" w:rsidRDefault="00DA4D0A" w:rsidP="00DA4D0A">
      <w:pPr>
        <w:pStyle w:val="Title"/>
      </w:pPr>
      <w:r w:rsidRPr="00DA4D0A">
        <w:t>Таблица "Order" содержит основную информацию о заказах, включая время создания, способ оплаты и статус оплаты. Простая структура этой таблицы позволяет эффективно хранить и отслеживать информацию о платежах в контексте каждого заказа. Вся необходимая информация о платеже хранится в этой таблице, что обеспечивает компактность и эффективность базы данных при отслеживании заказов и информации о платежах.</w:t>
      </w:r>
    </w:p>
    <w:p w14:paraId="5AF347BD" w14:textId="6A9284C5" w:rsidR="00DA4D0A" w:rsidRPr="00DA4D0A" w:rsidRDefault="00DA4D0A" w:rsidP="00DA4D0A">
      <w:pPr>
        <w:pStyle w:val="Title"/>
      </w:pPr>
      <w:r w:rsidRPr="00DA4D0A">
        <w:t>Таблица "ShippingAddress" содержит информацию о доставке заказов, включая адрес доставки, метод доставки и статус доставки. Эта таблица позволяет хранить и отслеживать данные о доставке для каждого заказа, обеспечивая удобство и надежность процесса доставки.</w:t>
      </w:r>
    </w:p>
    <w:p w14:paraId="1335D93C" w14:textId="0E6C44A7" w:rsidR="00DA4D0A" w:rsidRPr="00DA4D0A" w:rsidRDefault="00DA4D0A" w:rsidP="00DA4D0A">
      <w:pPr>
        <w:pStyle w:val="Title"/>
      </w:pPr>
      <w:r w:rsidRPr="00DA4D0A">
        <w:t>Таблица "Review" предназначена для хранения информации об оценках товаров. Пользователи могут оставлять отзывы о товарах, и эта таблица позволяет сохранять эти отзывы в базе данных. Она обеспечивает возможность отслеживать и анализировать оценки товаров, что помогает пользователям принимать информированные решения при покупке товаров на маркетплейсе.</w:t>
      </w:r>
    </w:p>
    <w:p w14:paraId="69E5C424" w14:textId="3ACABAC7" w:rsidR="00DA4D0A" w:rsidRPr="00DA4D0A" w:rsidRDefault="00DA4D0A" w:rsidP="00DA4D0A">
      <w:pPr>
        <w:pStyle w:val="Title"/>
      </w:pPr>
      <w:r w:rsidRPr="00DA4D0A">
        <w:t>Таблица "User" содержит информацию о зарегистрированных пользователях маркетплейса, включая их имя пользователя, электронную почту и пароль. Эта таблица позволяет отслеживать активность пользователей, обеспечивать безопасность и аутентификацию, а также предоставлять различные функции и привилегии в зависимости от роли пользователя.</w:t>
      </w:r>
    </w:p>
    <w:p w14:paraId="2A98021A" w14:textId="3AF3ECA8" w:rsidR="00DA4D0A" w:rsidRPr="00DA4D0A" w:rsidRDefault="00DA4D0A" w:rsidP="00DA4D0A">
      <w:pPr>
        <w:pStyle w:val="Title"/>
      </w:pPr>
      <w:r w:rsidRPr="00DA4D0A">
        <w:t>Таблица "Product" содержит информацию о товарах, доступных на маркетплейсе. Она включает данные о названии товара, описании, изображении, цене, количестве и продавце. Эта таблица играет ключевую роль в отображении и представлении товаров на платформе, а также обеспечивает функциональность поиска, фильтрации и сортировки товаров.</w:t>
      </w:r>
    </w:p>
    <w:p w14:paraId="14DF1CC1" w14:textId="5D95883C" w:rsidR="00DA4D0A" w:rsidRPr="00DA4D0A" w:rsidRDefault="00DA4D0A" w:rsidP="00DA4D0A">
      <w:pPr>
        <w:pStyle w:val="Title"/>
      </w:pPr>
      <w:r w:rsidRPr="00DA4D0A">
        <w:t>Таблица "Category" используется для хранения информации о категориях товаров на маркетплейсе. Она включает идентификатор категории и название категории. Эта таблица помогает пользователям навигироваться по маркетплейсу и быстро находить нужные товары, связывая категории с соответствующими товарами.</w:t>
      </w:r>
    </w:p>
    <w:p w14:paraId="2C026D00" w14:textId="564B2436" w:rsidR="00DA4D0A" w:rsidRDefault="00DA4D0A" w:rsidP="00DA4D0A">
      <w:pPr>
        <w:pStyle w:val="Title"/>
      </w:pPr>
      <w:r w:rsidRPr="00DA4D0A">
        <w:t>В целом, структура базы данных для онлайн-маркетплейса на основе PostgreSQL включает несколько</w:t>
      </w:r>
      <w:r>
        <w:rPr>
          <w:lang w:val="ru-RU"/>
        </w:rPr>
        <w:t xml:space="preserve"> </w:t>
      </w:r>
      <w:r w:rsidRPr="00DA4D0A">
        <w:t>таблиц, каждая из которых хранит и отслеживает определенную информацию о заказах, платежах, доставке, отзывах пользователей, пользователях, товарах и категориях. Это обеспечивает эффективность, надежность и функциональность базы данных, позволяя маркетплейсу эффективно управлять и предоставлять услуги своим клиентам.</w:t>
      </w:r>
    </w:p>
    <w:p w14:paraId="2198ED85" w14:textId="68723D64" w:rsidR="005D7139" w:rsidRPr="00675D9D" w:rsidRDefault="005D7139" w:rsidP="00675D9D">
      <w:pPr>
        <w:pStyle w:val="Title"/>
      </w:pPr>
      <w:r w:rsidRPr="00675D9D">
        <w:t>Комбинированное использование этих таблиц обеспечивает полную и информативную базу данных для онлайн-маркетплейса, позволяющую отслеживать заказы, платежи, доставку, отзывы пользователей и другую важную информацию, необходимую для успешной операции маркетплейса.</w:t>
      </w:r>
    </w:p>
    <w:p w14:paraId="0A9FB459" w14:textId="06DFBFB2" w:rsidR="005D7139" w:rsidRPr="00675D9D" w:rsidRDefault="005D7139" w:rsidP="00675D9D">
      <w:pPr>
        <w:pStyle w:val="Title"/>
      </w:pPr>
      <w:r w:rsidRPr="00675D9D">
        <w:lastRenderedPageBreak/>
        <w:t>Структура базы данных, разработанная на основе PostgreSQL с использованием технологии мониторинга состояния СУБД, позволяет не только эффективно управлять данными и обеспечивать безопасность, но и проводить анализ производительности и оптимизировать работу системы, гарантируя высокое качество обслуживания и удовлетворение потребностей клиентов.</w:t>
      </w:r>
    </w:p>
    <w:p w14:paraId="4128D9E3" w14:textId="6158F02A" w:rsidR="00C515C0" w:rsidRPr="00883865" w:rsidRDefault="00016835" w:rsidP="00BA5A77">
      <w:pPr>
        <w:pStyle w:val="a0"/>
        <w:rPr>
          <w:rStyle w:val="IntenseEmphasis"/>
        </w:rPr>
      </w:pPr>
      <w:r>
        <w:rPr>
          <w:rStyle w:val="IntenseEmphasis"/>
          <w:noProof/>
        </w:rPr>
        <w:drawing>
          <wp:inline distT="0" distB="0" distL="0" distR="0" wp14:anchorId="27BDBBA3" wp14:editId="63CAB3CE">
            <wp:extent cx="6410849" cy="5641188"/>
            <wp:effectExtent l="0" t="0" r="0" b="0"/>
            <wp:docPr id="951498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98137"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4434" t="1" r="-1781" b="31092"/>
                    <a:stretch/>
                  </pic:blipFill>
                  <pic:spPr bwMode="auto">
                    <a:xfrm>
                      <a:off x="0" y="0"/>
                      <a:ext cx="6412465" cy="5642610"/>
                    </a:xfrm>
                    <a:prstGeom prst="rect">
                      <a:avLst/>
                    </a:prstGeom>
                    <a:noFill/>
                    <a:ln>
                      <a:noFill/>
                    </a:ln>
                    <a:extLst>
                      <a:ext uri="{53640926-AAD7-44D8-BBD7-CCE9431645EC}">
                        <a14:shadowObscured xmlns:a14="http://schemas.microsoft.com/office/drawing/2010/main"/>
                      </a:ext>
                    </a:extLst>
                  </pic:spPr>
                </pic:pic>
              </a:graphicData>
            </a:graphic>
          </wp:inline>
        </w:drawing>
      </w:r>
    </w:p>
    <w:p w14:paraId="6CC9814B" w14:textId="147B2F97" w:rsidR="00660236" w:rsidRPr="002B3764" w:rsidRDefault="00883865" w:rsidP="00BA5A77">
      <w:pPr>
        <w:pStyle w:val="a0"/>
        <w:rPr>
          <w:rStyle w:val="IntenseEmphasis"/>
          <w:rFonts w:cstheme="majorBidi"/>
          <w:szCs w:val="26"/>
        </w:rPr>
      </w:pPr>
      <w:r w:rsidRPr="002B3764">
        <w:rPr>
          <w:rStyle w:val="IntenseEmphasis"/>
          <w:rFonts w:cstheme="majorBidi"/>
          <w:szCs w:val="26"/>
        </w:rPr>
        <w:t xml:space="preserve">Рисунок 2.2 – </w:t>
      </w:r>
      <w:r w:rsidRPr="00DA4D0A">
        <w:rPr>
          <w:rStyle w:val="IntenseEmphasis"/>
          <w:rFonts w:cstheme="majorBidi"/>
          <w:szCs w:val="26"/>
        </w:rPr>
        <w:t>Дополнительный</w:t>
      </w:r>
      <w:r w:rsidRPr="002B3764">
        <w:rPr>
          <w:rStyle w:val="IntenseEmphasis"/>
          <w:rFonts w:cstheme="majorBidi"/>
          <w:szCs w:val="26"/>
        </w:rPr>
        <w:t xml:space="preserve"> таблицы базы </w:t>
      </w:r>
      <w:r w:rsidRPr="002B3764">
        <w:rPr>
          <w:rStyle w:val="Strong"/>
        </w:rPr>
        <w:t>данных</w:t>
      </w:r>
    </w:p>
    <w:p w14:paraId="7879AA93" w14:textId="08DB1B67" w:rsidR="001508DF" w:rsidRDefault="005B3297" w:rsidP="008A2BF5">
      <w:pPr>
        <w:pStyle w:val="Title"/>
      </w:pPr>
      <w:r w:rsidRPr="005B3297">
        <w:t>Н</w:t>
      </w:r>
      <w:r>
        <w:t>а</w:t>
      </w:r>
      <w:r w:rsidRPr="005B3297">
        <w:t xml:space="preserve"> </w:t>
      </w:r>
      <w:r>
        <w:t>рисунке</w:t>
      </w:r>
      <w:r w:rsidRPr="005B3297">
        <w:t xml:space="preserve"> </w:t>
      </w:r>
      <w:r>
        <w:t>отображены</w:t>
      </w:r>
      <w:r w:rsidRPr="005B3297">
        <w:t xml:space="preserve"> </w:t>
      </w:r>
      <w:r>
        <w:t>дополнительные</w:t>
      </w:r>
      <w:r w:rsidRPr="005B3297">
        <w:t xml:space="preserve"> </w:t>
      </w:r>
      <w:r>
        <w:t>таблицы базы данных, необходимы для работы веб-приложения</w:t>
      </w:r>
      <w:r w:rsidR="00601017" w:rsidRPr="00601017">
        <w:t xml:space="preserve"> </w:t>
      </w:r>
      <w:r>
        <w:t>Онлайн-маркеплейса:</w:t>
      </w:r>
      <w:r w:rsidRPr="005B3297">
        <w:t xml:space="preserve"> </w:t>
      </w:r>
      <w:r w:rsidR="00424307">
        <w:rPr>
          <w:lang w:val="en-US"/>
        </w:rPr>
        <w:t>Django</w:t>
      </w:r>
      <w:r w:rsidR="00424307" w:rsidRPr="005B3297">
        <w:t>_</w:t>
      </w:r>
      <w:r w:rsidR="00424307">
        <w:rPr>
          <w:lang w:val="en-US"/>
        </w:rPr>
        <w:t>content</w:t>
      </w:r>
      <w:r w:rsidR="00424307" w:rsidRPr="005B3297">
        <w:t>_</w:t>
      </w:r>
      <w:r w:rsidR="00424307">
        <w:rPr>
          <w:lang w:val="en-US"/>
        </w:rPr>
        <w:t>type</w:t>
      </w:r>
      <w:r w:rsidR="00424307" w:rsidRPr="005B3297">
        <w:t xml:space="preserve">, </w:t>
      </w:r>
      <w:r w:rsidR="00424307">
        <w:rPr>
          <w:lang w:val="en-US"/>
        </w:rPr>
        <w:t>Django</w:t>
      </w:r>
      <w:r w:rsidR="00424307" w:rsidRPr="005B3297">
        <w:t>_</w:t>
      </w:r>
      <w:r w:rsidR="00424307">
        <w:rPr>
          <w:lang w:val="en-US"/>
        </w:rPr>
        <w:t>migrations</w:t>
      </w:r>
      <w:r w:rsidR="00424307" w:rsidRPr="005B3297">
        <w:t xml:space="preserve">, </w:t>
      </w:r>
      <w:r w:rsidR="00424307">
        <w:rPr>
          <w:lang w:val="en-US"/>
        </w:rPr>
        <w:t>Django</w:t>
      </w:r>
      <w:r w:rsidR="00424307" w:rsidRPr="005B3297">
        <w:t>_</w:t>
      </w:r>
      <w:r w:rsidR="00424307">
        <w:rPr>
          <w:lang w:val="en-US"/>
        </w:rPr>
        <w:t>session</w:t>
      </w:r>
      <w:r w:rsidR="00424307" w:rsidRPr="005B3297">
        <w:t xml:space="preserve">, </w:t>
      </w:r>
      <w:r w:rsidR="00424307">
        <w:rPr>
          <w:lang w:val="en-US"/>
        </w:rPr>
        <w:t>auth</w:t>
      </w:r>
      <w:r w:rsidR="00424307" w:rsidRPr="005B3297">
        <w:t>_</w:t>
      </w:r>
      <w:r w:rsidR="00424307">
        <w:rPr>
          <w:lang w:val="en-US"/>
        </w:rPr>
        <w:t>permission</w:t>
      </w:r>
      <w:r w:rsidR="00424307" w:rsidRPr="005B3297">
        <w:t xml:space="preserve">, </w:t>
      </w:r>
      <w:r w:rsidR="00424307">
        <w:rPr>
          <w:lang w:val="en-US"/>
        </w:rPr>
        <w:t>Django</w:t>
      </w:r>
      <w:r w:rsidR="00424307" w:rsidRPr="005B3297">
        <w:t>_</w:t>
      </w:r>
      <w:r w:rsidR="00424307">
        <w:rPr>
          <w:lang w:val="en-US"/>
        </w:rPr>
        <w:t>admin</w:t>
      </w:r>
      <w:r w:rsidR="00424307" w:rsidRPr="005B3297">
        <w:t>_</w:t>
      </w:r>
      <w:r w:rsidR="00424307">
        <w:rPr>
          <w:lang w:val="en-US"/>
        </w:rPr>
        <w:t>log</w:t>
      </w:r>
      <w:r w:rsidR="0065078B" w:rsidRPr="0065078B">
        <w:rPr>
          <w:lang w:val="ru-RU"/>
        </w:rPr>
        <w:t xml:space="preserve">, </w:t>
      </w:r>
      <w:r w:rsidR="0065078B">
        <w:rPr>
          <w:lang w:val="en-US"/>
        </w:rPr>
        <w:t>Auth</w:t>
      </w:r>
      <w:r w:rsidR="0065078B" w:rsidRPr="0065078B">
        <w:rPr>
          <w:lang w:val="ru-RU"/>
        </w:rPr>
        <w:t>_</w:t>
      </w:r>
      <w:r w:rsidR="0065078B">
        <w:rPr>
          <w:lang w:val="en-US"/>
        </w:rPr>
        <w:t>user</w:t>
      </w:r>
      <w:r w:rsidR="0065078B" w:rsidRPr="0065078B">
        <w:rPr>
          <w:lang w:val="ru-RU"/>
        </w:rPr>
        <w:t>_</w:t>
      </w:r>
      <w:r w:rsidR="0065078B">
        <w:rPr>
          <w:lang w:val="en-US"/>
        </w:rPr>
        <w:t>user</w:t>
      </w:r>
      <w:r w:rsidR="0065078B" w:rsidRPr="0065078B">
        <w:rPr>
          <w:lang w:val="ru-RU"/>
        </w:rPr>
        <w:t>_</w:t>
      </w:r>
      <w:r w:rsidR="0065078B">
        <w:rPr>
          <w:lang w:val="en-US"/>
        </w:rPr>
        <w:t>permissions</w:t>
      </w:r>
      <w:r w:rsidRPr="005B3297">
        <w:t>.</w:t>
      </w:r>
    </w:p>
    <w:p w14:paraId="0575639B" w14:textId="77777777" w:rsidR="001508DF" w:rsidRPr="001508DF" w:rsidRDefault="001508DF" w:rsidP="008A2BF5">
      <w:pPr>
        <w:pStyle w:val="Title"/>
      </w:pPr>
      <w:r w:rsidRPr="001508DF">
        <w:t xml:space="preserve">Таблица Django_content_type используется для хранения информации о типах контента в Django. Эта таблица содержит информацию о каждом из моделей приложения, включая имя </w:t>
      </w:r>
      <w:r w:rsidRPr="001508DF">
        <w:lastRenderedPageBreak/>
        <w:t>приложения и имя модели. Система аутентификации Django использует эту таблицу для управления разрешениями и определения того, какие операции могут выполнять разные пользователи.</w:t>
      </w:r>
    </w:p>
    <w:p w14:paraId="037AD354" w14:textId="77777777" w:rsidR="001508DF" w:rsidRPr="001508DF" w:rsidRDefault="001508DF" w:rsidP="008A2BF5">
      <w:pPr>
        <w:pStyle w:val="Title"/>
      </w:pPr>
      <w:r w:rsidRPr="001508DF">
        <w:t>Таблица Django_migrations отслеживает все миграции базы данных, которые были применены к проекту Django. Каждая миграция представляет собой набор изменений, примененных к структуре базы данных. Эта таблица помогает гарантировать, что все экземпляры проекта используют одну и ту же версию структуры базы данных.</w:t>
      </w:r>
    </w:p>
    <w:p w14:paraId="1A0A02D4" w14:textId="77777777" w:rsidR="001508DF" w:rsidRPr="001508DF" w:rsidRDefault="001508DF" w:rsidP="008A2BF5">
      <w:pPr>
        <w:pStyle w:val="Title"/>
      </w:pPr>
      <w:r w:rsidRPr="001508DF">
        <w:t>Таблица Django_session используется для хранения данных сессий пользователей. Когда пользователь входит в систему, Django создает новую сессию и сохраняет ее в этой таблице. Это позволяет Django отслеживать состояние каждого пользователя между различными запросами.</w:t>
      </w:r>
    </w:p>
    <w:p w14:paraId="0D1B332B" w14:textId="77777777" w:rsidR="001508DF" w:rsidRPr="001508DF" w:rsidRDefault="001508DF" w:rsidP="008A2BF5">
      <w:pPr>
        <w:pStyle w:val="Title"/>
      </w:pPr>
      <w:r w:rsidRPr="001508DF">
        <w:t>Таблица auth_permission хранит информацию о разрешениях, связанных с различными моделями в Django. Разрешения используются для ограничения доступа пользователей к определенным частям приложения. Каждое разрешение связано с определенным типом контента, и Django использует эту таблицу для проверки, имеет ли пользователь необходимые разрешения для выполнения определенных действий.</w:t>
      </w:r>
    </w:p>
    <w:p w14:paraId="26791E4B" w14:textId="434BCB81" w:rsidR="001508DF" w:rsidRPr="001508DF" w:rsidRDefault="001508DF" w:rsidP="008A2BF5">
      <w:pPr>
        <w:pStyle w:val="Title"/>
      </w:pPr>
      <w:r w:rsidRPr="001508DF">
        <w:t>Таблица Django_admin_log хранит информацию обо всех действиях, выполненных в административной панели Django. Каждая запись в этой таблице содержит информацию о том, какой пользователь выполнил действие, какое действие было выполнено, и когда оно было выполнено. Это обеспечивает учетность и позволяет администраторам отслеживать действия пользователей в системе.</w:t>
      </w:r>
    </w:p>
    <w:p w14:paraId="20154AD3" w14:textId="1D42F61D" w:rsidR="003671BF" w:rsidRPr="00B753C8" w:rsidRDefault="003671BF" w:rsidP="008A2BF5">
      <w:pPr>
        <w:pStyle w:val="Title"/>
      </w:pPr>
      <w:r w:rsidRPr="00B753C8">
        <w:t>Все эти таблицы являются важными составляющими для реализации основной функциональности онлайн-маркетплейса и обеспечения удобства использования платформы для пользователей</w:t>
      </w:r>
      <w:r w:rsidR="001508DF" w:rsidRPr="001508DF">
        <w:rPr>
          <w:lang w:val="ru-RU"/>
        </w:rPr>
        <w:t xml:space="preserve"> </w:t>
      </w:r>
      <w:r w:rsidR="001508DF">
        <w:rPr>
          <w:lang w:val="ru-RU"/>
        </w:rPr>
        <w:t>и</w:t>
      </w:r>
      <w:r w:rsidRPr="00B753C8">
        <w:t xml:space="preserve"> администраторов</w:t>
      </w:r>
      <w:r w:rsidR="001508DF">
        <w:rPr>
          <w:lang w:val="ru-RU"/>
        </w:rPr>
        <w:t xml:space="preserve"> с помощью веб-приложения</w:t>
      </w:r>
      <w:r w:rsidRPr="00B753C8">
        <w:t>.</w:t>
      </w:r>
    </w:p>
    <w:p w14:paraId="6BE44FED" w14:textId="5FFF8809" w:rsidR="003671BF" w:rsidRPr="00622E4F" w:rsidRDefault="003671BF" w:rsidP="008A2BF5">
      <w:pPr>
        <w:pStyle w:val="Title"/>
      </w:pPr>
      <w:r w:rsidRPr="00B753C8">
        <w:t>Для обеспечения гибкости управления доступом к базе данных созданы роли admin, customer, courier и guest. Это позволяет разграничивать доступ к данным и обеспечивать безопасность системы.</w:t>
      </w:r>
    </w:p>
    <w:p w14:paraId="2ACC242A" w14:textId="3ED990EC" w:rsidR="002A6C57" w:rsidRDefault="002A6C57" w:rsidP="002A6C57">
      <w:pPr>
        <w:pStyle w:val="Title"/>
        <w:rPr>
          <w:sz w:val="24"/>
          <w:szCs w:val="24"/>
        </w:rPr>
      </w:pPr>
      <w:r>
        <w:t xml:space="preserve">Взаимодействие с системой продемонстрировано с использованием подробной Use-case диаграммы, которая наглядно отражает различные группы пользователей и их возможные действия в рамках системы. На рисунке 2 представлены </w:t>
      </w:r>
      <w:r w:rsidR="00BD273E">
        <w:rPr>
          <w:lang w:val="ru-RU"/>
        </w:rPr>
        <w:t>клиент</w:t>
      </w:r>
      <w:r>
        <w:t xml:space="preserve">, </w:t>
      </w:r>
      <w:r w:rsidR="00BD273E">
        <w:rPr>
          <w:lang w:val="ru-RU"/>
        </w:rPr>
        <w:t>гость</w:t>
      </w:r>
      <w:r>
        <w:t xml:space="preserve">, </w:t>
      </w:r>
      <w:r w:rsidR="00BD273E">
        <w:rPr>
          <w:lang w:val="ru-RU"/>
        </w:rPr>
        <w:t>администратор</w:t>
      </w:r>
      <w:r>
        <w:t xml:space="preserve"> и курьер, а также их взаимодействие с функциями </w:t>
      </w:r>
      <w:r w:rsidR="00BD273E">
        <w:rPr>
          <w:lang w:val="ru-RU"/>
        </w:rPr>
        <w:t>онлайн-маркетплейса</w:t>
      </w:r>
      <w:r>
        <w:t>.</w:t>
      </w:r>
    </w:p>
    <w:p w14:paraId="749429CF" w14:textId="77777777" w:rsidR="002A6C57" w:rsidRDefault="002A6C57" w:rsidP="002A6C57">
      <w:pPr>
        <w:pStyle w:val="Title"/>
      </w:pPr>
      <w:r>
        <w:t>Данная диаграмма помогает лучше понять, как пользователи взаимодействуют с системой и какие функциональные возможности им доступны. Каждая группа пользователей имеет свои уникальные действия и привилегии, которые они могут выполнять в системе.</w:t>
      </w:r>
    </w:p>
    <w:p w14:paraId="30695C97" w14:textId="77777777" w:rsidR="00110AA2" w:rsidRDefault="002A6C57" w:rsidP="002A6C57">
      <w:pPr>
        <w:pStyle w:val="Title"/>
        <w:rPr>
          <w:rFonts w:ascii="Segoe UI" w:hAnsi="Segoe UI" w:cs="Segoe UI"/>
          <w:color w:val="374151"/>
          <w:shd w:val="clear" w:color="auto" w:fill="F7F7F8"/>
        </w:rPr>
      </w:pPr>
      <w:r>
        <w:t>Особенностью системы является использование хранимых процедур и триггеров для обеспечения целостности данных и автоматизации определенных процессов. Например, при создании заказа происходит автоматическое обновление количества товаров, а также расчет скидки на товар, если применимо. Такой подход повышает эффективность и надежность системы, минимизирует возможность ошибок и обеспечивает плавное выполнение задач.</w:t>
      </w:r>
      <w:r w:rsidR="00110AA2" w:rsidRPr="00110AA2">
        <w:rPr>
          <w:rFonts w:ascii="Segoe UI" w:hAnsi="Segoe UI" w:cs="Segoe UI"/>
          <w:color w:val="374151"/>
          <w:shd w:val="clear" w:color="auto" w:fill="F7F7F8"/>
        </w:rPr>
        <w:t xml:space="preserve"> </w:t>
      </w:r>
    </w:p>
    <w:p w14:paraId="7314E022" w14:textId="5D3AB61D" w:rsidR="002A6C57" w:rsidRPr="00110AA2" w:rsidRDefault="00110AA2" w:rsidP="002A6C57">
      <w:pPr>
        <w:pStyle w:val="Title"/>
      </w:pPr>
      <w:r w:rsidRPr="00110AA2">
        <w:t xml:space="preserve">Эта Use-case диаграмма представляет важную часть разработки и позволяет легче понять функциональные возможности системы и взаимодействие пользователей с ней. Она </w:t>
      </w:r>
      <w:r w:rsidRPr="00110AA2">
        <w:lastRenderedPageBreak/>
        <w:t>служит основой для дальнейшего проектирования и реализации системы, а также оптимизации процессов и обеспечения удобства использования для пользователей.</w:t>
      </w:r>
    </w:p>
    <w:p w14:paraId="275F53F0" w14:textId="77777777" w:rsidR="00675D9D" w:rsidRPr="00675D9D" w:rsidRDefault="00675D9D" w:rsidP="00675D9D">
      <w:pPr>
        <w:rPr>
          <w:lang w:val="en-BY"/>
        </w:rPr>
      </w:pPr>
    </w:p>
    <w:p w14:paraId="08A97724" w14:textId="77777777" w:rsidR="00364F12" w:rsidRPr="00364F12" w:rsidRDefault="00364F12" w:rsidP="00364F12">
      <w:pPr>
        <w:spacing w:after="0"/>
        <w:jc w:val="center"/>
        <w:rPr>
          <w:rFonts w:ascii="Times New Roman" w:hAnsi="Times New Roman" w:cs="Times New Roman"/>
          <w:sz w:val="28"/>
          <w:szCs w:val="28"/>
          <w:lang w:val="en-BY"/>
        </w:rPr>
      </w:pPr>
    </w:p>
    <w:p w14:paraId="5540D636" w14:textId="3D211C1B" w:rsidR="00E33B93" w:rsidRDefault="00F81D5A" w:rsidP="00296FF7">
      <w:pPr>
        <w:spacing w:after="0"/>
        <w:jc w:val="center"/>
        <w:rPr>
          <w:rFonts w:ascii="Times New Roman" w:hAnsi="Times New Roman" w:cs="Times New Roman"/>
          <w:sz w:val="28"/>
          <w:szCs w:val="28"/>
          <w:lang w:val="ru-RU"/>
        </w:rPr>
      </w:pPr>
      <w:r>
        <w:rPr>
          <w:rFonts w:ascii="Times New Roman" w:hAnsi="Times New Roman" w:cs="Times New Roman"/>
          <w:noProof/>
          <w:sz w:val="28"/>
          <w:szCs w:val="28"/>
          <w:lang w:val="ru-RU"/>
          <w14:ligatures w14:val="standardContextual"/>
        </w:rPr>
        <w:drawing>
          <wp:inline distT="0" distB="0" distL="0" distR="0" wp14:anchorId="3A3FF985" wp14:editId="350C628D">
            <wp:extent cx="6548120" cy="4753610"/>
            <wp:effectExtent l="0" t="0" r="0" b="0"/>
            <wp:docPr id="44597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71894" name="Picture 4459718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48120" cy="4753610"/>
                    </a:xfrm>
                    <a:prstGeom prst="rect">
                      <a:avLst/>
                    </a:prstGeom>
                  </pic:spPr>
                </pic:pic>
              </a:graphicData>
            </a:graphic>
          </wp:inline>
        </w:drawing>
      </w:r>
    </w:p>
    <w:p w14:paraId="3366C1AA" w14:textId="1F1B00E7" w:rsidR="00E33B93" w:rsidRDefault="00E33B93" w:rsidP="00E33B93">
      <w:pPr>
        <w:spacing w:before="240" w:after="24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 – </w:t>
      </w:r>
      <w:r>
        <w:rPr>
          <w:rFonts w:ascii="Times New Roman" w:hAnsi="Times New Roman" w:cs="Times New Roman"/>
          <w:sz w:val="28"/>
          <w:szCs w:val="28"/>
        </w:rPr>
        <w:t>Use</w:t>
      </w:r>
      <w:r w:rsidR="00C77806" w:rsidRPr="00B62FD8">
        <w:rPr>
          <w:rFonts w:ascii="Times New Roman" w:hAnsi="Times New Roman" w:cs="Times New Roman"/>
          <w:sz w:val="28"/>
          <w:szCs w:val="28"/>
          <w:lang w:val="ru-RU"/>
        </w:rPr>
        <w:t>-</w:t>
      </w:r>
      <w:r w:rsidR="00C77806">
        <w:rPr>
          <w:rFonts w:ascii="Times New Roman" w:hAnsi="Times New Roman" w:cs="Times New Roman"/>
          <w:sz w:val="28"/>
          <w:szCs w:val="28"/>
        </w:rPr>
        <w:t>c</w:t>
      </w:r>
      <w:r>
        <w:rPr>
          <w:rFonts w:ascii="Times New Roman" w:hAnsi="Times New Roman" w:cs="Times New Roman"/>
          <w:sz w:val="28"/>
          <w:szCs w:val="28"/>
        </w:rPr>
        <w:t>ase</w:t>
      </w:r>
      <w:r w:rsidRPr="00646F6A">
        <w:rPr>
          <w:rFonts w:ascii="Times New Roman" w:hAnsi="Times New Roman" w:cs="Times New Roman"/>
          <w:sz w:val="28"/>
          <w:szCs w:val="28"/>
          <w:lang w:val="ru-RU"/>
        </w:rPr>
        <w:t xml:space="preserve"> </w:t>
      </w:r>
      <w:r>
        <w:rPr>
          <w:rFonts w:ascii="Times New Roman" w:hAnsi="Times New Roman" w:cs="Times New Roman"/>
          <w:sz w:val="28"/>
          <w:szCs w:val="28"/>
          <w:lang w:val="ru-RU"/>
        </w:rPr>
        <w:t>диаграмма</w:t>
      </w:r>
    </w:p>
    <w:p w14:paraId="5B31EC90" w14:textId="77777777" w:rsidR="007123B9" w:rsidRPr="007123B9" w:rsidRDefault="00E33B93" w:rsidP="007123B9">
      <w:pPr>
        <w:pStyle w:val="Title"/>
        <w:rPr>
          <w:rFonts w:eastAsiaTheme="minorHAnsi"/>
        </w:rPr>
      </w:pPr>
      <w:r>
        <w:rPr>
          <w:rFonts w:cs="Times New Roman"/>
          <w:lang w:val="ru-RU"/>
        </w:rPr>
        <w:tab/>
      </w:r>
      <w:r w:rsidR="007123B9" w:rsidRPr="007123B9">
        <w:rPr>
          <w:rFonts w:eastAsiaTheme="minorHAnsi"/>
        </w:rPr>
        <w:t>Разработка индексов, а также триггеров и других объектов, необходимых для работы системы по задуманному сценарию, будет рассмотрена в следующем пункте пояснительной записки.</w:t>
      </w:r>
    </w:p>
    <w:p w14:paraId="254D28F4" w14:textId="77777777" w:rsidR="007123B9" w:rsidRPr="007123B9" w:rsidRDefault="007123B9" w:rsidP="007123B9">
      <w:pPr>
        <w:pStyle w:val="Title"/>
        <w:rPr>
          <w:rFonts w:cs="Times New Roman"/>
        </w:rPr>
      </w:pPr>
      <w:r w:rsidRPr="007123B9">
        <w:rPr>
          <w:rFonts w:cs="Times New Roman"/>
        </w:rPr>
        <w:t>Этот этап разработки является важным для обеспечения эффективности и оптимизации работы системы. Создание индексов позволяет ускорить поиск и доступ к данным в базе данных, что особенно важно при больших объемах данных. Триггеры и другие объекты обеспечивают автоматическое выполнение определенных действий или проверки при определенных событиях или изменениях данных.</w:t>
      </w:r>
    </w:p>
    <w:p w14:paraId="1C28EDE9" w14:textId="77777777" w:rsidR="007123B9" w:rsidRPr="007123B9" w:rsidRDefault="007123B9" w:rsidP="007123B9">
      <w:pPr>
        <w:pStyle w:val="Title"/>
        <w:rPr>
          <w:rFonts w:cs="Times New Roman"/>
        </w:rPr>
      </w:pPr>
      <w:r w:rsidRPr="007123B9">
        <w:rPr>
          <w:rFonts w:cs="Times New Roman"/>
        </w:rPr>
        <w:t xml:space="preserve">В процессе разработки будут определены и созданы необходимые индексы, чтобы улучшить производительность выполнения запросов и операций с данными. Также будут </w:t>
      </w:r>
      <w:r w:rsidRPr="007123B9">
        <w:rPr>
          <w:rFonts w:cs="Times New Roman"/>
        </w:rPr>
        <w:lastRenderedPageBreak/>
        <w:t>разработаны триггеры для автоматического выполнения определенных задач, например, обновление связанных данных или проверка прав доступа.</w:t>
      </w:r>
    </w:p>
    <w:p w14:paraId="7FCD30B7" w14:textId="693BD23E" w:rsidR="00445716" w:rsidRDefault="00445716" w:rsidP="00445716">
      <w:pPr>
        <w:spacing w:before="240" w:after="240"/>
        <w:jc w:val="both"/>
        <w:rPr>
          <w:rFonts w:ascii="Times New Roman" w:hAnsi="Times New Roman" w:cs="Times New Roman"/>
          <w:sz w:val="28"/>
          <w:szCs w:val="28"/>
          <w:lang w:val="ru-RU"/>
        </w:rPr>
      </w:pPr>
    </w:p>
    <w:p w14:paraId="2726A2FE" w14:textId="73BDF918" w:rsidR="00DF6527" w:rsidRPr="00DF6527" w:rsidRDefault="00DF6527" w:rsidP="00DF6527">
      <w:pPr>
        <w:pStyle w:val="Heading2"/>
      </w:pPr>
      <w:bookmarkStart w:id="4" w:name="_Toc135302834"/>
      <w:r w:rsidRPr="00DF6527">
        <w:t>Вывод проектирования базы данных</w:t>
      </w:r>
      <w:bookmarkEnd w:id="4"/>
    </w:p>
    <w:p w14:paraId="06E376AA" w14:textId="2CEAC44D" w:rsidR="00322E4E" w:rsidRPr="00322E4E" w:rsidRDefault="00322E4E" w:rsidP="007123B9">
      <w:pPr>
        <w:pStyle w:val="Title"/>
      </w:pPr>
      <w:r w:rsidRPr="00322E4E">
        <w:t>В результате проектирования базы данных для онлайн-маркетплейса были определены основные таблицы и их связи. Ключевые таблицы включают информацию о категориях товаров, самих товарах, пользователях, заказах, отзывах и доставке. Дополнительные таблицы использованы для работы веб-приложения и включают информацию о типах контента, миграциях базы данных, сессиях пользователей, разрешениях доступа и административных действиях.</w:t>
      </w:r>
    </w:p>
    <w:p w14:paraId="0189034B" w14:textId="004737C7" w:rsidR="00322E4E" w:rsidRPr="00322E4E" w:rsidRDefault="00322E4E" w:rsidP="00322E4E">
      <w:pPr>
        <w:pStyle w:val="Title"/>
      </w:pPr>
      <w:r w:rsidRPr="00322E4E">
        <w:t>Такое проектирование базы данных обеспечивает возможность хранения и отслеживания данных о продуктах, заказах, пользовательской активности и других аспектах функциональности маркетплейса. Отношения между таблицами позволяют эффективно организовать данные и обеспечить целостность информации.</w:t>
      </w:r>
    </w:p>
    <w:p w14:paraId="6F60AC25" w14:textId="7A0EAE37" w:rsidR="00110AA2" w:rsidRDefault="00322E4E" w:rsidP="00110AA2">
      <w:pPr>
        <w:pStyle w:val="Title"/>
      </w:pPr>
      <w:r w:rsidRPr="00322E4E">
        <w:t>База данных разработана с учетом минимального, но все еще репрезентативного, набора таблиц, чтобы упростить структуру базы данных и облегчить ее управление.</w:t>
      </w:r>
    </w:p>
    <w:p w14:paraId="67BDDE86" w14:textId="3EE40BBD" w:rsidR="00445716" w:rsidRPr="00110AA2" w:rsidRDefault="00110AA2" w:rsidP="00110AA2">
      <w:pPr>
        <w:spacing w:after="0"/>
        <w:rPr>
          <w:rFonts w:ascii="Times New Roman" w:eastAsiaTheme="majorEastAsia" w:hAnsi="Times New Roman" w:cstheme="majorBidi"/>
          <w:spacing w:val="-10"/>
          <w:kern w:val="28"/>
          <w:sz w:val="28"/>
          <w:szCs w:val="56"/>
          <w:lang w:val="en-BY"/>
        </w:rPr>
      </w:pPr>
      <w:r w:rsidRPr="00863771">
        <w:rPr>
          <w:lang w:val="ru-RU"/>
        </w:rPr>
        <w:br w:type="page"/>
      </w:r>
    </w:p>
    <w:p w14:paraId="5FC267FD" w14:textId="77777777" w:rsidR="004B11B0" w:rsidRPr="00DF6527" w:rsidRDefault="00E33B93" w:rsidP="0007712C">
      <w:pPr>
        <w:pStyle w:val="Heading1"/>
        <w:spacing w:after="120"/>
      </w:pPr>
      <w:bookmarkStart w:id="5" w:name="_Toc135302835"/>
      <w:r w:rsidRPr="00DF6527">
        <w:lastRenderedPageBreak/>
        <w:t>Разработка объектов базы данны</w:t>
      </w:r>
      <w:r w:rsidR="00293780" w:rsidRPr="00DF6527">
        <w:t>х</w:t>
      </w:r>
      <w:bookmarkEnd w:id="5"/>
    </w:p>
    <w:p w14:paraId="5C549F0C" w14:textId="3FD41208" w:rsidR="00293780" w:rsidRPr="00D11542" w:rsidRDefault="00293780" w:rsidP="0007712C">
      <w:pPr>
        <w:pStyle w:val="Heading2"/>
        <w:spacing w:before="240"/>
      </w:pPr>
      <w:bookmarkStart w:id="6" w:name="_Toc135302836"/>
      <w:r w:rsidRPr="00D11542">
        <w:t>Роли и пользователи</w:t>
      </w:r>
      <w:bookmarkEnd w:id="6"/>
    </w:p>
    <w:p w14:paraId="7699DD70" w14:textId="77777777" w:rsidR="00D22818" w:rsidRDefault="00E33B93" w:rsidP="008A2BF5">
      <w:pPr>
        <w:pStyle w:val="Title"/>
      </w:pPr>
      <w:r>
        <w:t xml:space="preserve">Как уже описывалось выше, у нас будет </w:t>
      </w:r>
      <w:r w:rsidR="005A258F" w:rsidRPr="005A258F">
        <w:t>4</w:t>
      </w:r>
      <w:r>
        <w:t xml:space="preserve"> </w:t>
      </w:r>
      <w:r w:rsidR="005A258F">
        <w:t>роли</w:t>
      </w:r>
      <w:r>
        <w:t xml:space="preserve"> – </w:t>
      </w:r>
      <w:r w:rsidR="005A258F">
        <w:t xml:space="preserve">администратор, </w:t>
      </w:r>
      <w:r w:rsidR="00D22818">
        <w:t>клиент</w:t>
      </w:r>
      <w:r w:rsidR="005A258F">
        <w:t>, гость и курьер</w:t>
      </w:r>
      <w:r>
        <w:t xml:space="preserve">. </w:t>
      </w:r>
      <w:r w:rsidR="00D22818" w:rsidRPr="00D22818">
        <w:t>Каждая роль определена в соответствии с уровнем доступа и возможностями, которые она предоставляет пользователям.</w:t>
      </w:r>
    </w:p>
    <w:p w14:paraId="76829849" w14:textId="77777777" w:rsidR="008C4900" w:rsidRPr="008C4900" w:rsidRDefault="008C4900" w:rsidP="008A2BF5">
      <w:pPr>
        <w:pStyle w:val="Title"/>
      </w:pPr>
      <w:r w:rsidRPr="008C4900">
        <w:t>Администратор в нашей системе обладает наивысшим уровнем доступа. Этот пользователь имеет полный контроль над всеми аспектами маркетплейса, включая управление товарами, обработку заказов и модерацию отзывов. Администратор также может управлять учетными записями пользователей и предоставлять или отнимать у них доступ к определенным функциям маркетплейса.</w:t>
      </w:r>
    </w:p>
    <w:p w14:paraId="0B1911CC" w14:textId="1D2B4369" w:rsidR="008C4900" w:rsidRPr="008C4900" w:rsidRDefault="008C4900" w:rsidP="008A2BF5">
      <w:pPr>
        <w:pStyle w:val="Title"/>
      </w:pPr>
      <w:r w:rsidRPr="008C4900">
        <w:t xml:space="preserve">Клиент </w:t>
      </w:r>
      <w:r w:rsidR="009A6199">
        <w:rPr>
          <w:lang w:val="ru-RU"/>
        </w:rPr>
        <w:t>–</w:t>
      </w:r>
      <w:r w:rsidRPr="008C4900">
        <w:t xml:space="preserve"> это зарегистрированный пользователь, который осуществляет покупки на маркетплейсе. Этот пользователь имеет доступ к персональным функциям, таким как создание и управление своим списком желаний, просмотр истории заказов, оставление отзывов на товары и управление личными данными.</w:t>
      </w:r>
    </w:p>
    <w:p w14:paraId="5BCC7A87" w14:textId="649B768D" w:rsidR="008C4900" w:rsidRPr="008C4900" w:rsidRDefault="009A6199" w:rsidP="008A2BF5">
      <w:pPr>
        <w:pStyle w:val="Title"/>
      </w:pPr>
      <w:r w:rsidRPr="009A6199">
        <w:rPr>
          <w:lang w:val="ru-RU"/>
        </w:rPr>
        <w:t>Г</w:t>
      </w:r>
      <w:r>
        <w:rPr>
          <w:lang w:val="ru-RU"/>
        </w:rPr>
        <w:t>ост</w:t>
      </w:r>
      <w:r w:rsidR="00D11542">
        <w:rPr>
          <w:lang w:val="ru-RU"/>
        </w:rPr>
        <w:t xml:space="preserve">ь </w:t>
      </w:r>
      <w:r>
        <w:rPr>
          <w:lang w:val="ru-RU"/>
        </w:rPr>
        <w:t>–</w:t>
      </w:r>
      <w:r w:rsidR="00D11542">
        <w:rPr>
          <w:lang w:val="ru-RU"/>
        </w:rPr>
        <w:t xml:space="preserve"> </w:t>
      </w:r>
      <w:r w:rsidR="008C4900" w:rsidRPr="008C4900">
        <w:t>это незарегистрированный пользователь, который может просматривать товары и оставлять отзывы, но не может осуществлять покупки. Этот пользователь имеет ограниченный доступ к функциям маркетплейса и не может взаимодействовать с администратором или курьером. Однако гость может в любой момент зарегистрироваться и стать клиентом.</w:t>
      </w:r>
    </w:p>
    <w:p w14:paraId="4E856874" w14:textId="7AFD329F" w:rsidR="008C4900" w:rsidRPr="008C4900" w:rsidRDefault="008C4900" w:rsidP="008A2BF5">
      <w:pPr>
        <w:pStyle w:val="Title"/>
      </w:pPr>
      <w:r w:rsidRPr="008C4900">
        <w:t>Курьер</w:t>
      </w:r>
      <w:r w:rsidR="009A6199" w:rsidRPr="009A6199">
        <w:rPr>
          <w:lang w:val="ru-RU"/>
        </w:rPr>
        <w:t xml:space="preserve"> – </w:t>
      </w:r>
      <w:r w:rsidRPr="008C4900">
        <w:t>это пользователь, ответственный за доставку заказов. Этот пользователь имеет доступ к информации о заказах, которые ему нужно доставить, и может общаться с клиентами и администратором по вопросам, связанным с доставкой. Курьер не имеет доступа к управлению товарами или модерации отзывов.</w:t>
      </w:r>
    </w:p>
    <w:p w14:paraId="6F051B0E" w14:textId="77777777" w:rsidR="008C4900" w:rsidRPr="008C4900" w:rsidRDefault="008C4900" w:rsidP="008A2BF5">
      <w:pPr>
        <w:pStyle w:val="Title"/>
      </w:pPr>
      <w:r w:rsidRPr="008C4900">
        <w:t>Такие различные роли помогают создать структурированную и безопасную среду для взаимодействия пользователей с нашим онлайн-маркетплейсом.</w:t>
      </w:r>
    </w:p>
    <w:p w14:paraId="0BDDD297" w14:textId="21D8DADD" w:rsidR="00E33B93" w:rsidRPr="00BB680F" w:rsidRDefault="00BB680F" w:rsidP="008A2BF5">
      <w:pPr>
        <w:pStyle w:val="Title"/>
      </w:pPr>
      <w:r>
        <w:t xml:space="preserve">Ниже предоставлены листинг </w:t>
      </w:r>
      <w:r w:rsidR="000D54AB" w:rsidRPr="000D54AB">
        <w:rPr>
          <w:lang w:val="ru-RU"/>
        </w:rPr>
        <w:t>3.</w:t>
      </w:r>
      <w:r w:rsidR="008E778F">
        <w:t xml:space="preserve">1 – </w:t>
      </w:r>
      <w:r>
        <w:t xml:space="preserve">создания </w:t>
      </w:r>
      <w:r w:rsidR="008E778F" w:rsidRPr="008E778F">
        <w:t>в</w:t>
      </w:r>
      <w:r w:rsidR="008E778F">
        <w:t>сех ролей и пользователей</w:t>
      </w:r>
      <w:r>
        <w:t>.</w:t>
      </w:r>
    </w:p>
    <w:p w14:paraId="72FC2288" w14:textId="6D444E4F" w:rsidR="007F6D01" w:rsidRPr="00863771" w:rsidRDefault="007F6D01" w:rsidP="00D225D7">
      <w:pPr>
        <w:pBdr>
          <w:top w:val="single" w:sz="4" w:space="1" w:color="auto"/>
          <w:left w:val="single" w:sz="4" w:space="4" w:color="auto"/>
          <w:bottom w:val="single" w:sz="4" w:space="1" w:color="auto"/>
          <w:right w:val="single" w:sz="4" w:space="4" w:color="auto"/>
        </w:pBdr>
        <w:spacing w:before="240" w:after="0"/>
        <w:ind w:firstLine="360"/>
        <w:contextualSpacing/>
        <w:jc w:val="both"/>
        <w:rPr>
          <w:rFonts w:ascii="Courier New" w:hAnsi="Courier New" w:cs="Courier New"/>
          <w:sz w:val="24"/>
          <w:szCs w:val="24"/>
        </w:rPr>
      </w:pPr>
      <w:r w:rsidRPr="00863771">
        <w:rPr>
          <w:rFonts w:ascii="Courier New" w:hAnsi="Courier New" w:cs="Courier New"/>
          <w:sz w:val="24"/>
          <w:szCs w:val="24"/>
        </w:rPr>
        <w:t xml:space="preserve">-- </w:t>
      </w:r>
      <w:r>
        <w:rPr>
          <w:rFonts w:ascii="Courier New" w:hAnsi="Courier New" w:cs="Courier New"/>
          <w:sz w:val="24"/>
          <w:szCs w:val="24"/>
          <w:lang w:val="ru-RU"/>
        </w:rPr>
        <w:t>Создание</w:t>
      </w:r>
      <w:r w:rsidRPr="00863771">
        <w:rPr>
          <w:rFonts w:ascii="Courier New" w:hAnsi="Courier New" w:cs="Courier New"/>
          <w:sz w:val="24"/>
          <w:szCs w:val="24"/>
        </w:rPr>
        <w:t xml:space="preserve"> </w:t>
      </w:r>
      <w:r>
        <w:rPr>
          <w:rFonts w:ascii="Courier New" w:hAnsi="Courier New" w:cs="Courier New"/>
          <w:sz w:val="24"/>
          <w:szCs w:val="24"/>
          <w:lang w:val="ru-RU"/>
        </w:rPr>
        <w:t>роли</w:t>
      </w:r>
      <w:r w:rsidRPr="00863771">
        <w:rPr>
          <w:rFonts w:ascii="Courier New" w:hAnsi="Courier New" w:cs="Courier New"/>
          <w:sz w:val="24"/>
          <w:szCs w:val="24"/>
        </w:rPr>
        <w:t xml:space="preserve"> </w:t>
      </w:r>
      <w:r>
        <w:rPr>
          <w:rFonts w:ascii="Courier New" w:hAnsi="Courier New" w:cs="Courier New"/>
          <w:sz w:val="24"/>
          <w:szCs w:val="24"/>
          <w:lang w:val="ru-RU"/>
        </w:rPr>
        <w:t>администратора</w:t>
      </w:r>
    </w:p>
    <w:p w14:paraId="0AC27617" w14:textId="0F23FF0C" w:rsidR="00A863BF" w:rsidRPr="00A863BF" w:rsidRDefault="00A863BF" w:rsidP="00D225D7">
      <w:pPr>
        <w:pStyle w:val="a1"/>
      </w:pPr>
      <w:r w:rsidRPr="00A863BF">
        <w:t>CREATE ROLE admin_role WITH LOGIN PASSWORD 'admin_password';</w:t>
      </w:r>
    </w:p>
    <w:p w14:paraId="6FB47991" w14:textId="77777777" w:rsidR="007F6D01" w:rsidRDefault="00A863BF" w:rsidP="00D225D7">
      <w:pPr>
        <w:pBdr>
          <w:top w:val="single" w:sz="4" w:space="1" w:color="auto"/>
          <w:left w:val="single" w:sz="4" w:space="4" w:color="auto"/>
          <w:bottom w:val="single" w:sz="4" w:space="1" w:color="auto"/>
          <w:right w:val="single" w:sz="4" w:space="4" w:color="auto"/>
        </w:pBdr>
        <w:spacing w:before="240" w:after="0"/>
        <w:ind w:firstLine="360"/>
        <w:contextualSpacing/>
        <w:jc w:val="both"/>
        <w:rPr>
          <w:rFonts w:ascii="Courier New" w:hAnsi="Courier New" w:cs="Courier New"/>
          <w:sz w:val="24"/>
          <w:szCs w:val="24"/>
        </w:rPr>
      </w:pPr>
      <w:r w:rsidRPr="00A863BF">
        <w:rPr>
          <w:rFonts w:ascii="Courier New" w:hAnsi="Courier New" w:cs="Courier New"/>
          <w:sz w:val="24"/>
          <w:szCs w:val="24"/>
        </w:rPr>
        <w:t>GRANT ALL PRIVILEGES ON DATABASE marketplace TO admin_role;</w:t>
      </w:r>
    </w:p>
    <w:p w14:paraId="61390301" w14:textId="7EAA8B71" w:rsidR="00A863BF" w:rsidRPr="00A863BF" w:rsidRDefault="00A863BF" w:rsidP="00D225D7">
      <w:pPr>
        <w:pBdr>
          <w:top w:val="single" w:sz="4" w:space="1" w:color="auto"/>
          <w:left w:val="single" w:sz="4" w:space="4" w:color="auto"/>
          <w:bottom w:val="single" w:sz="4" w:space="1" w:color="auto"/>
          <w:right w:val="single" w:sz="4" w:space="4" w:color="auto"/>
        </w:pBdr>
        <w:spacing w:before="240" w:after="0"/>
        <w:ind w:firstLine="360"/>
        <w:contextualSpacing/>
        <w:jc w:val="both"/>
        <w:rPr>
          <w:rFonts w:ascii="Courier New" w:hAnsi="Courier New" w:cs="Courier New"/>
          <w:sz w:val="24"/>
          <w:szCs w:val="24"/>
        </w:rPr>
      </w:pPr>
      <w:r w:rsidRPr="00A863BF">
        <w:rPr>
          <w:rFonts w:ascii="Courier New" w:hAnsi="Courier New" w:cs="Courier New"/>
          <w:sz w:val="24"/>
          <w:szCs w:val="24"/>
        </w:rPr>
        <w:t xml:space="preserve"> </w:t>
      </w:r>
    </w:p>
    <w:p w14:paraId="63353579" w14:textId="47EE8660" w:rsidR="00A863BF" w:rsidRPr="00863771" w:rsidRDefault="007F6D01" w:rsidP="00D225D7">
      <w:pPr>
        <w:pBdr>
          <w:top w:val="single" w:sz="4" w:space="1" w:color="auto"/>
          <w:left w:val="single" w:sz="4" w:space="4" w:color="auto"/>
          <w:bottom w:val="single" w:sz="4" w:space="1" w:color="auto"/>
          <w:right w:val="single" w:sz="4" w:space="4" w:color="auto"/>
        </w:pBdr>
        <w:spacing w:before="240" w:after="0"/>
        <w:ind w:firstLine="360"/>
        <w:contextualSpacing/>
        <w:jc w:val="both"/>
        <w:rPr>
          <w:rFonts w:ascii="Courier New" w:hAnsi="Courier New" w:cs="Courier New"/>
          <w:sz w:val="24"/>
          <w:szCs w:val="24"/>
        </w:rPr>
      </w:pPr>
      <w:r w:rsidRPr="00863771">
        <w:rPr>
          <w:rFonts w:ascii="Courier New" w:hAnsi="Courier New" w:cs="Courier New"/>
          <w:sz w:val="24"/>
          <w:szCs w:val="24"/>
        </w:rPr>
        <w:t xml:space="preserve">-- </w:t>
      </w:r>
      <w:r>
        <w:rPr>
          <w:rFonts w:ascii="Courier New" w:hAnsi="Courier New" w:cs="Courier New"/>
          <w:sz w:val="24"/>
          <w:szCs w:val="24"/>
          <w:lang w:val="ru-RU"/>
        </w:rPr>
        <w:t>Создание</w:t>
      </w:r>
      <w:r w:rsidRPr="00863771">
        <w:rPr>
          <w:rFonts w:ascii="Courier New" w:hAnsi="Courier New" w:cs="Courier New"/>
          <w:sz w:val="24"/>
          <w:szCs w:val="24"/>
        </w:rPr>
        <w:t xml:space="preserve"> </w:t>
      </w:r>
      <w:r>
        <w:rPr>
          <w:rFonts w:ascii="Courier New" w:hAnsi="Courier New" w:cs="Courier New"/>
          <w:sz w:val="24"/>
          <w:szCs w:val="24"/>
          <w:lang w:val="ru-RU"/>
        </w:rPr>
        <w:t>роли</w:t>
      </w:r>
      <w:r w:rsidRPr="00863771">
        <w:rPr>
          <w:rFonts w:ascii="Courier New" w:hAnsi="Courier New" w:cs="Courier New"/>
          <w:sz w:val="24"/>
          <w:szCs w:val="24"/>
        </w:rPr>
        <w:t xml:space="preserve"> </w:t>
      </w:r>
      <w:r>
        <w:rPr>
          <w:rFonts w:ascii="Courier New" w:hAnsi="Courier New" w:cs="Courier New"/>
          <w:sz w:val="24"/>
          <w:szCs w:val="24"/>
          <w:lang w:val="ru-RU"/>
        </w:rPr>
        <w:t>клиента</w:t>
      </w:r>
    </w:p>
    <w:p w14:paraId="0B514351" w14:textId="77777777" w:rsidR="00A863BF" w:rsidRPr="00A863BF" w:rsidRDefault="00A863BF" w:rsidP="00D225D7">
      <w:pPr>
        <w:pBdr>
          <w:top w:val="single" w:sz="4" w:space="1" w:color="auto"/>
          <w:left w:val="single" w:sz="4" w:space="4" w:color="auto"/>
          <w:bottom w:val="single" w:sz="4" w:space="1" w:color="auto"/>
          <w:right w:val="single" w:sz="4" w:space="4" w:color="auto"/>
        </w:pBdr>
        <w:spacing w:before="240" w:after="0"/>
        <w:ind w:firstLine="360"/>
        <w:contextualSpacing/>
        <w:jc w:val="both"/>
        <w:rPr>
          <w:rFonts w:ascii="Courier New" w:hAnsi="Courier New" w:cs="Courier New"/>
          <w:sz w:val="24"/>
          <w:szCs w:val="24"/>
        </w:rPr>
      </w:pPr>
      <w:r w:rsidRPr="00A863BF">
        <w:rPr>
          <w:rFonts w:ascii="Courier New" w:hAnsi="Courier New" w:cs="Courier New"/>
          <w:sz w:val="24"/>
          <w:szCs w:val="24"/>
        </w:rPr>
        <w:t>CREATE ROLE client_role WITH LOGIN PASSWORD 'client_password';</w:t>
      </w:r>
    </w:p>
    <w:p w14:paraId="47904488" w14:textId="77777777" w:rsidR="00A863BF" w:rsidRDefault="00A863BF" w:rsidP="00D225D7">
      <w:pPr>
        <w:pBdr>
          <w:top w:val="single" w:sz="4" w:space="1" w:color="auto"/>
          <w:left w:val="single" w:sz="4" w:space="4" w:color="auto"/>
          <w:bottom w:val="single" w:sz="4" w:space="1" w:color="auto"/>
          <w:right w:val="single" w:sz="4" w:space="4" w:color="auto"/>
        </w:pBdr>
        <w:spacing w:before="240" w:after="0"/>
        <w:ind w:firstLine="360"/>
        <w:contextualSpacing/>
        <w:jc w:val="both"/>
        <w:rPr>
          <w:rFonts w:ascii="Courier New" w:hAnsi="Courier New" w:cs="Courier New"/>
          <w:sz w:val="24"/>
          <w:szCs w:val="24"/>
        </w:rPr>
      </w:pPr>
      <w:r w:rsidRPr="00A863BF">
        <w:rPr>
          <w:rFonts w:ascii="Courier New" w:hAnsi="Courier New" w:cs="Courier New"/>
          <w:sz w:val="24"/>
          <w:szCs w:val="24"/>
        </w:rPr>
        <w:t>GRANT SELECT ON base_product, base_review TO client_role;</w:t>
      </w:r>
    </w:p>
    <w:p w14:paraId="757600C3" w14:textId="77777777" w:rsidR="007F6D01" w:rsidRPr="00A863BF" w:rsidRDefault="007F6D01" w:rsidP="00D225D7">
      <w:pPr>
        <w:pBdr>
          <w:top w:val="single" w:sz="4" w:space="1" w:color="auto"/>
          <w:left w:val="single" w:sz="4" w:space="4" w:color="auto"/>
          <w:bottom w:val="single" w:sz="4" w:space="1" w:color="auto"/>
          <w:right w:val="single" w:sz="4" w:space="4" w:color="auto"/>
        </w:pBdr>
        <w:spacing w:before="240" w:after="0"/>
        <w:ind w:firstLine="360"/>
        <w:contextualSpacing/>
        <w:jc w:val="both"/>
        <w:rPr>
          <w:rFonts w:ascii="Courier New" w:hAnsi="Courier New" w:cs="Courier New"/>
          <w:sz w:val="24"/>
          <w:szCs w:val="24"/>
        </w:rPr>
      </w:pPr>
    </w:p>
    <w:p w14:paraId="6785534E" w14:textId="76C7FF4A" w:rsidR="007F6D01" w:rsidRPr="00A863BF" w:rsidRDefault="00A863BF" w:rsidP="00BC6A45">
      <w:pPr>
        <w:pBdr>
          <w:top w:val="single" w:sz="4" w:space="1" w:color="auto"/>
          <w:left w:val="single" w:sz="4" w:space="4" w:color="auto"/>
          <w:bottom w:val="single" w:sz="4" w:space="1" w:color="auto"/>
          <w:right w:val="single" w:sz="4" w:space="4" w:color="auto"/>
        </w:pBdr>
        <w:spacing w:before="240" w:after="0"/>
        <w:ind w:firstLine="360"/>
        <w:contextualSpacing/>
        <w:jc w:val="both"/>
        <w:rPr>
          <w:rFonts w:ascii="Courier New" w:hAnsi="Courier New" w:cs="Courier New"/>
          <w:sz w:val="24"/>
          <w:szCs w:val="24"/>
        </w:rPr>
      </w:pPr>
      <w:r w:rsidRPr="00A863BF">
        <w:rPr>
          <w:rFonts w:ascii="Courier New" w:hAnsi="Courier New" w:cs="Courier New"/>
          <w:sz w:val="24"/>
          <w:szCs w:val="24"/>
        </w:rPr>
        <w:t>GRANT INSERT, UPDATE, DELETE ON base_Order, base_orderitem, base_review TO client_role;</w:t>
      </w:r>
    </w:p>
    <w:p w14:paraId="51560D39" w14:textId="351D7CE2" w:rsidR="00A863BF" w:rsidRPr="007F6D01" w:rsidRDefault="007F6D01" w:rsidP="00D225D7">
      <w:pPr>
        <w:pBdr>
          <w:top w:val="single" w:sz="4" w:space="1" w:color="auto"/>
          <w:left w:val="single" w:sz="4" w:space="4" w:color="auto"/>
          <w:bottom w:val="single" w:sz="4" w:space="1" w:color="auto"/>
          <w:right w:val="single" w:sz="4" w:space="4" w:color="auto"/>
        </w:pBdr>
        <w:spacing w:before="240" w:after="0"/>
        <w:ind w:firstLine="360"/>
        <w:contextualSpacing/>
        <w:jc w:val="both"/>
        <w:rPr>
          <w:rFonts w:ascii="Courier New" w:hAnsi="Courier New" w:cs="Courier New"/>
          <w:sz w:val="24"/>
          <w:szCs w:val="24"/>
        </w:rPr>
      </w:pPr>
      <w:r w:rsidRPr="007F6D01">
        <w:rPr>
          <w:rFonts w:ascii="Courier New" w:hAnsi="Courier New" w:cs="Courier New"/>
          <w:sz w:val="24"/>
          <w:szCs w:val="24"/>
        </w:rPr>
        <w:t xml:space="preserve">-- </w:t>
      </w:r>
      <w:r>
        <w:rPr>
          <w:rFonts w:ascii="Courier New" w:hAnsi="Courier New" w:cs="Courier New"/>
          <w:sz w:val="24"/>
          <w:szCs w:val="24"/>
          <w:lang w:val="ru-RU"/>
        </w:rPr>
        <w:t>Создание</w:t>
      </w:r>
      <w:r w:rsidRPr="007F6D01">
        <w:rPr>
          <w:rFonts w:ascii="Courier New" w:hAnsi="Courier New" w:cs="Courier New"/>
          <w:sz w:val="24"/>
          <w:szCs w:val="24"/>
        </w:rPr>
        <w:t xml:space="preserve"> </w:t>
      </w:r>
      <w:r>
        <w:rPr>
          <w:rFonts w:ascii="Courier New" w:hAnsi="Courier New" w:cs="Courier New"/>
          <w:sz w:val="24"/>
          <w:szCs w:val="24"/>
          <w:lang w:val="ru-RU"/>
        </w:rPr>
        <w:t>роли</w:t>
      </w:r>
      <w:r w:rsidRPr="007F6D01">
        <w:rPr>
          <w:rFonts w:ascii="Courier New" w:hAnsi="Courier New" w:cs="Courier New"/>
          <w:sz w:val="24"/>
          <w:szCs w:val="24"/>
        </w:rPr>
        <w:t xml:space="preserve"> </w:t>
      </w:r>
      <w:r>
        <w:rPr>
          <w:rFonts w:ascii="Courier New" w:hAnsi="Courier New" w:cs="Courier New"/>
          <w:sz w:val="24"/>
          <w:szCs w:val="24"/>
          <w:lang w:val="ru-RU"/>
        </w:rPr>
        <w:t>гостя</w:t>
      </w:r>
    </w:p>
    <w:p w14:paraId="6D463658" w14:textId="77777777" w:rsidR="00A863BF" w:rsidRPr="00A863BF" w:rsidRDefault="00A863BF" w:rsidP="00D225D7">
      <w:pPr>
        <w:pBdr>
          <w:top w:val="single" w:sz="4" w:space="1" w:color="auto"/>
          <w:left w:val="single" w:sz="4" w:space="4" w:color="auto"/>
          <w:bottom w:val="single" w:sz="4" w:space="1" w:color="auto"/>
          <w:right w:val="single" w:sz="4" w:space="4" w:color="auto"/>
        </w:pBdr>
        <w:spacing w:before="240" w:after="0"/>
        <w:ind w:firstLine="360"/>
        <w:contextualSpacing/>
        <w:jc w:val="both"/>
        <w:rPr>
          <w:rFonts w:ascii="Courier New" w:hAnsi="Courier New" w:cs="Courier New"/>
          <w:sz w:val="24"/>
          <w:szCs w:val="24"/>
        </w:rPr>
      </w:pPr>
      <w:r w:rsidRPr="00A863BF">
        <w:rPr>
          <w:rFonts w:ascii="Courier New" w:hAnsi="Courier New" w:cs="Courier New"/>
          <w:sz w:val="24"/>
          <w:szCs w:val="24"/>
        </w:rPr>
        <w:t>CREATE ROLE guest_role WITH LOGIN PASSWORD '</w:t>
      </w:r>
      <w:proofErr w:type="spellStart"/>
      <w:r w:rsidRPr="00A863BF">
        <w:rPr>
          <w:rFonts w:ascii="Courier New" w:hAnsi="Courier New" w:cs="Courier New"/>
          <w:sz w:val="24"/>
          <w:szCs w:val="24"/>
        </w:rPr>
        <w:t>guest_password</w:t>
      </w:r>
      <w:proofErr w:type="spellEnd"/>
      <w:r w:rsidRPr="00A863BF">
        <w:rPr>
          <w:rFonts w:ascii="Courier New" w:hAnsi="Courier New" w:cs="Courier New"/>
          <w:sz w:val="24"/>
          <w:szCs w:val="24"/>
        </w:rPr>
        <w:t>';</w:t>
      </w:r>
    </w:p>
    <w:p w14:paraId="4F80EB10" w14:textId="19A4FF77" w:rsidR="00F81D5A" w:rsidRPr="00F81D5A" w:rsidRDefault="00A863BF" w:rsidP="00D225D7">
      <w:pPr>
        <w:pBdr>
          <w:top w:val="single" w:sz="4" w:space="1" w:color="auto"/>
          <w:left w:val="single" w:sz="4" w:space="4" w:color="auto"/>
          <w:bottom w:val="single" w:sz="4" w:space="1" w:color="auto"/>
          <w:right w:val="single" w:sz="4" w:space="4" w:color="auto"/>
        </w:pBdr>
        <w:spacing w:before="240" w:after="0"/>
        <w:ind w:firstLine="360"/>
        <w:contextualSpacing/>
        <w:jc w:val="both"/>
        <w:rPr>
          <w:rFonts w:ascii="Courier New" w:hAnsi="Courier New" w:cs="Courier New"/>
          <w:sz w:val="24"/>
          <w:szCs w:val="24"/>
        </w:rPr>
      </w:pPr>
      <w:r w:rsidRPr="00A863BF">
        <w:rPr>
          <w:rFonts w:ascii="Courier New" w:hAnsi="Courier New" w:cs="Courier New"/>
          <w:sz w:val="24"/>
          <w:szCs w:val="24"/>
        </w:rPr>
        <w:t>GRANT SELECT ON base_product, base_review TO guest_role;</w:t>
      </w:r>
    </w:p>
    <w:p w14:paraId="5177C2A4" w14:textId="53F34E42" w:rsidR="009A77EC" w:rsidRDefault="00BC6A45" w:rsidP="00BC6A45">
      <w:pPr>
        <w:spacing w:after="0"/>
        <w:rPr>
          <w:rFonts w:ascii="Courier New" w:hAnsi="Courier New" w:cs="Courier New"/>
          <w:sz w:val="24"/>
          <w:szCs w:val="24"/>
        </w:rPr>
      </w:pPr>
      <w:r>
        <w:br w:type="page"/>
      </w:r>
    </w:p>
    <w:p w14:paraId="63CFAB35" w14:textId="3E07EF65" w:rsidR="007F6D01" w:rsidRPr="00863771" w:rsidRDefault="007F6D01" w:rsidP="009A77EC">
      <w:pPr>
        <w:pBdr>
          <w:top w:val="single" w:sz="4" w:space="1" w:color="auto"/>
          <w:left w:val="single" w:sz="4" w:space="4" w:color="auto"/>
          <w:bottom w:val="single" w:sz="4" w:space="1" w:color="auto"/>
          <w:right w:val="single" w:sz="4" w:space="4" w:color="auto"/>
        </w:pBdr>
        <w:spacing w:before="240" w:after="0"/>
        <w:ind w:firstLine="360"/>
        <w:contextualSpacing/>
        <w:jc w:val="both"/>
        <w:rPr>
          <w:rFonts w:ascii="Courier New" w:hAnsi="Courier New" w:cs="Courier New"/>
          <w:sz w:val="24"/>
          <w:szCs w:val="24"/>
        </w:rPr>
      </w:pPr>
      <w:r w:rsidRPr="00863771">
        <w:rPr>
          <w:rFonts w:ascii="Courier New" w:hAnsi="Courier New" w:cs="Courier New"/>
          <w:sz w:val="24"/>
          <w:szCs w:val="24"/>
        </w:rPr>
        <w:lastRenderedPageBreak/>
        <w:t xml:space="preserve">-- </w:t>
      </w:r>
      <w:r>
        <w:rPr>
          <w:rFonts w:ascii="Courier New" w:hAnsi="Courier New" w:cs="Courier New"/>
          <w:sz w:val="24"/>
          <w:szCs w:val="24"/>
          <w:lang w:val="ru-RU"/>
        </w:rPr>
        <w:t>Создание</w:t>
      </w:r>
      <w:r w:rsidRPr="00863771">
        <w:rPr>
          <w:rFonts w:ascii="Courier New" w:hAnsi="Courier New" w:cs="Courier New"/>
          <w:sz w:val="24"/>
          <w:szCs w:val="24"/>
        </w:rPr>
        <w:t xml:space="preserve"> </w:t>
      </w:r>
      <w:r>
        <w:rPr>
          <w:rFonts w:ascii="Courier New" w:hAnsi="Courier New" w:cs="Courier New"/>
          <w:sz w:val="24"/>
          <w:szCs w:val="24"/>
          <w:lang w:val="ru-RU"/>
        </w:rPr>
        <w:t>роли</w:t>
      </w:r>
      <w:r w:rsidRPr="00863771">
        <w:rPr>
          <w:rFonts w:ascii="Courier New" w:hAnsi="Courier New" w:cs="Courier New"/>
          <w:sz w:val="24"/>
          <w:szCs w:val="24"/>
        </w:rPr>
        <w:t xml:space="preserve"> </w:t>
      </w:r>
      <w:r>
        <w:rPr>
          <w:rFonts w:ascii="Courier New" w:hAnsi="Courier New" w:cs="Courier New"/>
          <w:sz w:val="24"/>
          <w:szCs w:val="24"/>
          <w:lang w:val="ru-RU"/>
        </w:rPr>
        <w:t>курьера</w:t>
      </w:r>
    </w:p>
    <w:p w14:paraId="6DB3C252" w14:textId="77777777" w:rsidR="00A863BF" w:rsidRPr="00A863BF" w:rsidRDefault="00A863BF" w:rsidP="009A77EC">
      <w:pPr>
        <w:pBdr>
          <w:top w:val="single" w:sz="4" w:space="1" w:color="auto"/>
          <w:left w:val="single" w:sz="4" w:space="4" w:color="auto"/>
          <w:bottom w:val="single" w:sz="4" w:space="1" w:color="auto"/>
          <w:right w:val="single" w:sz="4" w:space="4" w:color="auto"/>
        </w:pBdr>
        <w:spacing w:before="240" w:after="0"/>
        <w:ind w:firstLine="360"/>
        <w:contextualSpacing/>
        <w:jc w:val="both"/>
        <w:rPr>
          <w:rFonts w:ascii="Courier New" w:hAnsi="Courier New" w:cs="Courier New"/>
          <w:sz w:val="24"/>
          <w:szCs w:val="24"/>
        </w:rPr>
      </w:pPr>
      <w:r w:rsidRPr="00A863BF">
        <w:rPr>
          <w:rFonts w:ascii="Courier New" w:hAnsi="Courier New" w:cs="Courier New"/>
          <w:sz w:val="24"/>
          <w:szCs w:val="24"/>
        </w:rPr>
        <w:t xml:space="preserve">CREATE ROLE </w:t>
      </w:r>
      <w:proofErr w:type="spellStart"/>
      <w:r w:rsidRPr="00A863BF">
        <w:rPr>
          <w:rFonts w:ascii="Courier New" w:hAnsi="Courier New" w:cs="Courier New"/>
          <w:sz w:val="24"/>
          <w:szCs w:val="24"/>
        </w:rPr>
        <w:t>courier_role</w:t>
      </w:r>
      <w:proofErr w:type="spellEnd"/>
      <w:r w:rsidRPr="00A863BF">
        <w:rPr>
          <w:rFonts w:ascii="Courier New" w:hAnsi="Courier New" w:cs="Courier New"/>
          <w:sz w:val="24"/>
          <w:szCs w:val="24"/>
        </w:rPr>
        <w:t xml:space="preserve"> WITH LOGIN PASSWORD '</w:t>
      </w:r>
      <w:proofErr w:type="spellStart"/>
      <w:r w:rsidRPr="00A863BF">
        <w:rPr>
          <w:rFonts w:ascii="Courier New" w:hAnsi="Courier New" w:cs="Courier New"/>
          <w:sz w:val="24"/>
          <w:szCs w:val="24"/>
        </w:rPr>
        <w:t>courier_password</w:t>
      </w:r>
      <w:proofErr w:type="spellEnd"/>
      <w:r w:rsidRPr="00A863BF">
        <w:rPr>
          <w:rFonts w:ascii="Courier New" w:hAnsi="Courier New" w:cs="Courier New"/>
          <w:sz w:val="24"/>
          <w:szCs w:val="24"/>
        </w:rPr>
        <w:t>';</w:t>
      </w:r>
    </w:p>
    <w:p w14:paraId="20389A2A" w14:textId="2432A306" w:rsidR="001D7235" w:rsidRDefault="00A863BF" w:rsidP="009A77EC">
      <w:pPr>
        <w:pBdr>
          <w:top w:val="single" w:sz="4" w:space="1" w:color="auto"/>
          <w:left w:val="single" w:sz="4" w:space="4" w:color="auto"/>
          <w:bottom w:val="single" w:sz="4" w:space="1" w:color="auto"/>
          <w:right w:val="single" w:sz="4" w:space="4" w:color="auto"/>
        </w:pBdr>
        <w:spacing w:before="240" w:after="0"/>
        <w:ind w:firstLine="360"/>
        <w:contextualSpacing/>
        <w:jc w:val="both"/>
        <w:rPr>
          <w:rFonts w:ascii="Courier New" w:hAnsi="Courier New" w:cs="Courier New"/>
          <w:sz w:val="24"/>
          <w:szCs w:val="24"/>
        </w:rPr>
      </w:pPr>
      <w:r w:rsidRPr="00A863BF">
        <w:rPr>
          <w:rFonts w:ascii="Courier New" w:hAnsi="Courier New" w:cs="Courier New"/>
          <w:sz w:val="24"/>
          <w:szCs w:val="24"/>
        </w:rPr>
        <w:t xml:space="preserve">GRANT SELECT, UPDATE ON </w:t>
      </w:r>
      <w:proofErr w:type="spellStart"/>
      <w:r w:rsidRPr="00A863BF">
        <w:rPr>
          <w:rFonts w:ascii="Courier New" w:hAnsi="Courier New" w:cs="Courier New"/>
          <w:sz w:val="24"/>
          <w:szCs w:val="24"/>
        </w:rPr>
        <w:t>base_shippingaddress</w:t>
      </w:r>
      <w:proofErr w:type="spellEnd"/>
      <w:r w:rsidRPr="00A863BF">
        <w:rPr>
          <w:rFonts w:ascii="Courier New" w:hAnsi="Courier New" w:cs="Courier New"/>
          <w:sz w:val="24"/>
          <w:szCs w:val="24"/>
        </w:rPr>
        <w:t xml:space="preserve"> TO </w:t>
      </w:r>
      <w:proofErr w:type="spellStart"/>
      <w:r w:rsidRPr="00A863BF">
        <w:rPr>
          <w:rFonts w:ascii="Courier New" w:hAnsi="Courier New" w:cs="Courier New"/>
          <w:sz w:val="24"/>
          <w:szCs w:val="24"/>
        </w:rPr>
        <w:t>courier_role</w:t>
      </w:r>
      <w:proofErr w:type="spellEnd"/>
      <w:r w:rsidRPr="00A863BF">
        <w:rPr>
          <w:rFonts w:ascii="Courier New" w:hAnsi="Courier New" w:cs="Courier New"/>
          <w:sz w:val="24"/>
          <w:szCs w:val="24"/>
        </w:rPr>
        <w:t>;</w:t>
      </w:r>
    </w:p>
    <w:p w14:paraId="050A3012" w14:textId="1F4BCA73" w:rsidR="00E33B93" w:rsidRDefault="00E33B93" w:rsidP="00BA5A77">
      <w:pPr>
        <w:pStyle w:val="a0"/>
      </w:pPr>
      <w:r>
        <w:t xml:space="preserve">Листинг </w:t>
      </w:r>
      <w:r w:rsidR="000D54AB" w:rsidRPr="00C403C2">
        <w:t>3.</w:t>
      </w:r>
      <w:r>
        <w:t>1 –</w:t>
      </w:r>
      <w:r w:rsidR="007F6D01">
        <w:t xml:space="preserve"> </w:t>
      </w:r>
      <w:r>
        <w:t xml:space="preserve">Создание </w:t>
      </w:r>
      <w:r w:rsidR="008E778F">
        <w:t>ролей и пользователей</w:t>
      </w:r>
    </w:p>
    <w:p w14:paraId="2EEA31C4" w14:textId="562EECC7" w:rsidR="00CC4FE7" w:rsidRDefault="00226A19" w:rsidP="008A2BF5">
      <w:pPr>
        <w:pStyle w:val="Title"/>
      </w:pPr>
      <w:r w:rsidRPr="00226A19">
        <w:t>Администратору предоставляются все привилегии для управления базой данных.</w:t>
      </w:r>
    </w:p>
    <w:p w14:paraId="593EDC9B" w14:textId="0388568E" w:rsidR="00226A19" w:rsidRDefault="00226A19" w:rsidP="008A2BF5">
      <w:pPr>
        <w:pStyle w:val="Title"/>
      </w:pPr>
      <w:r w:rsidRPr="00226A19">
        <w:t>Клиенту предоставляются привилегии только для чтения данных из определенных таблиц и для вставки, обновления и удаления данных только из таблиц, связанных с его учетной записью.</w:t>
      </w:r>
    </w:p>
    <w:p w14:paraId="4B0C36D7" w14:textId="66037BEC" w:rsidR="007D144D" w:rsidRPr="007D144D" w:rsidRDefault="007D144D" w:rsidP="008A2BF5">
      <w:pPr>
        <w:pStyle w:val="Title"/>
      </w:pPr>
      <w:r w:rsidRPr="007D144D">
        <w:t>Гость может только просматривать информацию о товарах и отзывах, но не может вносить изменения.</w:t>
      </w:r>
    </w:p>
    <w:p w14:paraId="33F7E5A1" w14:textId="324D87D8" w:rsidR="00CC4FE7" w:rsidRPr="00AB2D9A" w:rsidRDefault="003A5971" w:rsidP="008A2BF5">
      <w:pPr>
        <w:pStyle w:val="Title"/>
      </w:pPr>
      <w:r w:rsidRPr="007D144D">
        <w:t>Курьеру предоставляются права на просмотр и обновление информации о доставке.</w:t>
      </w:r>
    </w:p>
    <w:p w14:paraId="72E2D27E" w14:textId="77777777" w:rsidR="00E33B93" w:rsidRPr="004F7CDC" w:rsidRDefault="00E33B93" w:rsidP="00DF6527">
      <w:pPr>
        <w:pStyle w:val="Heading2"/>
      </w:pPr>
      <w:bookmarkStart w:id="7" w:name="_Toc135302837"/>
      <w:r w:rsidRPr="004F7CDC">
        <w:t>Таблицы</w:t>
      </w:r>
      <w:bookmarkEnd w:id="7"/>
    </w:p>
    <w:p w14:paraId="5BBF6791" w14:textId="77777777" w:rsidR="000A69AB" w:rsidRDefault="000A69AB" w:rsidP="008A2BF5">
      <w:pPr>
        <w:pStyle w:val="Title"/>
      </w:pPr>
      <w:r w:rsidRPr="000A69AB">
        <w:t>Таблицы являются неотъемлемой частью любой реляционной базы данных. Краткая характеристика каждой из таблиц была предоставлена в разделе 2, а код их создания можно увидеть в Приложении А. Ниже мы рассмотрим каждую таблицу подробнее.</w:t>
      </w:r>
    </w:p>
    <w:p w14:paraId="42A58A0A" w14:textId="0FE64CC9" w:rsidR="006F4D0B" w:rsidRPr="007A0B36" w:rsidRDefault="006F4D0B" w:rsidP="008A2BF5">
      <w:pPr>
        <w:pStyle w:val="Title"/>
      </w:pPr>
      <w:r w:rsidRPr="006F4D0B">
        <w:t xml:space="preserve">Таблица </w:t>
      </w:r>
      <w:r w:rsidR="008D35F2">
        <w:rPr>
          <w:lang w:val="en-US"/>
        </w:rPr>
        <w:t>User</w:t>
      </w:r>
      <w:r w:rsidRPr="006F4D0B">
        <w:t xml:space="preserve"> </w:t>
      </w:r>
      <w:r w:rsidR="00036276">
        <w:t xml:space="preserve">хранит </w:t>
      </w:r>
      <w:r w:rsidR="0073213F">
        <w:t xml:space="preserve">персональные </w:t>
      </w:r>
      <w:r w:rsidR="00036276">
        <w:t xml:space="preserve">данные пользователей </w:t>
      </w:r>
      <w:r w:rsidRPr="006F4D0B">
        <w:t xml:space="preserve">состоит из </w:t>
      </w:r>
      <w:r w:rsidR="000E19CC">
        <w:t>одиннадцати</w:t>
      </w:r>
      <w:r w:rsidRPr="006F4D0B">
        <w:t xml:space="preserve"> столбцов</w:t>
      </w:r>
      <w:r w:rsidR="00036276">
        <w:t xml:space="preserve">, </w:t>
      </w:r>
      <w:r w:rsidRPr="006F4D0B">
        <w:t>и</w:t>
      </w:r>
      <w:r w:rsidR="00036276">
        <w:t xml:space="preserve">х структура продемонстрирована </w:t>
      </w:r>
      <w:r w:rsidR="007A0B36">
        <w:t>в</w:t>
      </w:r>
      <w:r w:rsidRPr="006F4D0B">
        <w:t xml:space="preserve"> таблице 3.1</w:t>
      </w:r>
      <w:r w:rsidR="007A0B36">
        <w:t>.</w:t>
      </w:r>
    </w:p>
    <w:p w14:paraId="15F95165" w14:textId="23C5CA9E" w:rsidR="0081246B" w:rsidRPr="0081246B" w:rsidRDefault="0081246B" w:rsidP="0081246B">
      <w:pPr>
        <w:spacing w:before="240" w:after="0"/>
        <w:jc w:val="both"/>
        <w:rPr>
          <w:rFonts w:ascii="Times New Roman" w:eastAsia="Calibri" w:hAnsi="Times New Roman" w:cs="Times New Roman"/>
          <w:sz w:val="28"/>
          <w:lang w:val="ru-RU"/>
        </w:rPr>
      </w:pPr>
      <w:r w:rsidRPr="0081246B">
        <w:rPr>
          <w:rFonts w:ascii="Times New Roman" w:eastAsia="Calibri" w:hAnsi="Times New Roman" w:cs="Times New Roman"/>
          <w:sz w:val="28"/>
          <w:lang w:val="ru-RU"/>
        </w:rPr>
        <w:t xml:space="preserve">Таблица 3.1 </w:t>
      </w:r>
      <w:r w:rsidR="005D216F">
        <w:rPr>
          <w:rFonts w:ascii="Times New Roman" w:eastAsia="Calibri" w:hAnsi="Times New Roman" w:cs="Times New Roman"/>
          <w:color w:val="000000"/>
          <w:sz w:val="28"/>
          <w:szCs w:val="28"/>
          <w:shd w:val="clear" w:color="auto" w:fill="FFFFFF"/>
          <w:lang w:val="ru-RU"/>
        </w:rPr>
        <w:t xml:space="preserve">– </w:t>
      </w:r>
      <w:r w:rsidR="00296D17">
        <w:rPr>
          <w:rFonts w:ascii="Times New Roman" w:eastAsia="Calibri" w:hAnsi="Times New Roman" w:cs="Times New Roman"/>
          <w:sz w:val="28"/>
          <w:lang w:val="ru-RU"/>
        </w:rPr>
        <w:t>U</w:t>
      </w:r>
      <w:r w:rsidR="00296D17">
        <w:rPr>
          <w:rFonts w:ascii="Times New Roman" w:eastAsia="Calibri" w:hAnsi="Times New Roman" w:cs="Times New Roman"/>
          <w:sz w:val="28"/>
        </w:rPr>
        <w:t>ser</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4121"/>
        <w:gridCol w:w="4081"/>
      </w:tblGrid>
      <w:tr w:rsidR="0073213F" w:rsidRPr="0081246B" w14:paraId="7DF8A2A5" w14:textId="77777777" w:rsidTr="00DE527B">
        <w:tc>
          <w:tcPr>
            <w:tcW w:w="0" w:type="auto"/>
            <w:shd w:val="clear" w:color="auto" w:fill="auto"/>
            <w:vAlign w:val="bottom"/>
          </w:tcPr>
          <w:p w14:paraId="18B448CA" w14:textId="77777777" w:rsidR="0081246B" w:rsidRPr="0081246B" w:rsidRDefault="0081246B" w:rsidP="0081246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Название</w:t>
            </w:r>
          </w:p>
        </w:tc>
        <w:tc>
          <w:tcPr>
            <w:tcW w:w="0" w:type="auto"/>
            <w:shd w:val="clear" w:color="auto" w:fill="auto"/>
            <w:vAlign w:val="bottom"/>
          </w:tcPr>
          <w:p w14:paraId="57593098" w14:textId="77777777" w:rsidR="0081246B" w:rsidRPr="0081246B" w:rsidRDefault="0081246B" w:rsidP="0081246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Тип данных</w:t>
            </w:r>
          </w:p>
        </w:tc>
        <w:tc>
          <w:tcPr>
            <w:tcW w:w="0" w:type="auto"/>
            <w:shd w:val="clear" w:color="auto" w:fill="auto"/>
            <w:vAlign w:val="bottom"/>
          </w:tcPr>
          <w:p w14:paraId="13AA0E70" w14:textId="77777777" w:rsidR="0081246B" w:rsidRPr="0081246B" w:rsidRDefault="0081246B" w:rsidP="0081246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Описание</w:t>
            </w:r>
          </w:p>
        </w:tc>
      </w:tr>
      <w:tr w:rsidR="0073213F" w:rsidRPr="0081246B" w14:paraId="541871F2" w14:textId="77777777" w:rsidTr="00DE527B">
        <w:tc>
          <w:tcPr>
            <w:tcW w:w="0" w:type="auto"/>
            <w:shd w:val="clear" w:color="auto" w:fill="auto"/>
            <w:vAlign w:val="bottom"/>
          </w:tcPr>
          <w:p w14:paraId="46848A7A" w14:textId="1A99E985"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id</w:t>
            </w:r>
          </w:p>
        </w:tc>
        <w:tc>
          <w:tcPr>
            <w:tcW w:w="0" w:type="auto"/>
            <w:shd w:val="clear" w:color="auto" w:fill="auto"/>
            <w:vAlign w:val="bottom"/>
          </w:tcPr>
          <w:p w14:paraId="65C151F2" w14:textId="2BB129ED"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447192C5" w14:textId="55235A15"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пользователя</w:t>
            </w:r>
            <w:proofErr w:type="spellEnd"/>
          </w:p>
        </w:tc>
      </w:tr>
      <w:tr w:rsidR="0073213F" w:rsidRPr="0081246B" w14:paraId="2F4B1CAC" w14:textId="77777777" w:rsidTr="00DE527B">
        <w:tc>
          <w:tcPr>
            <w:tcW w:w="0" w:type="auto"/>
            <w:shd w:val="clear" w:color="auto" w:fill="auto"/>
            <w:vAlign w:val="bottom"/>
          </w:tcPr>
          <w:p w14:paraId="48D83DB6" w14:textId="672A43B4"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password</w:t>
            </w:r>
          </w:p>
        </w:tc>
        <w:tc>
          <w:tcPr>
            <w:tcW w:w="0" w:type="auto"/>
            <w:shd w:val="clear" w:color="auto" w:fill="auto"/>
            <w:vAlign w:val="bottom"/>
          </w:tcPr>
          <w:p w14:paraId="2AC43F11" w14:textId="174A9425"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VARCHAR(128)</w:t>
            </w:r>
          </w:p>
        </w:tc>
        <w:tc>
          <w:tcPr>
            <w:tcW w:w="0" w:type="auto"/>
            <w:shd w:val="clear" w:color="auto" w:fill="auto"/>
            <w:vAlign w:val="bottom"/>
          </w:tcPr>
          <w:p w14:paraId="45B441BF" w14:textId="4D1911B8" w:rsidR="00296D17" w:rsidRPr="0081246B" w:rsidRDefault="0073213F" w:rsidP="00296D17">
            <w:pPr>
              <w:spacing w:after="0"/>
              <w:jc w:val="both"/>
              <w:rPr>
                <w:rFonts w:ascii="Times New Roman" w:eastAsia="Calibri" w:hAnsi="Times New Roman" w:cs="Times New Roman"/>
                <w:color w:val="000000"/>
                <w:sz w:val="24"/>
                <w:szCs w:val="24"/>
                <w:shd w:val="clear" w:color="auto" w:fill="FFFFFF"/>
                <w:lang w:val="ru-RU"/>
              </w:rPr>
            </w:pPr>
            <w:r>
              <w:rPr>
                <w:rFonts w:ascii="Times New Roman" w:hAnsi="Times New Roman" w:cs="Times New Roman"/>
                <w:color w:val="374151"/>
                <w:sz w:val="24"/>
                <w:szCs w:val="24"/>
                <w:lang w:val="ru-RU"/>
              </w:rPr>
              <w:t>Хэш п</w:t>
            </w:r>
            <w:proofErr w:type="spellStart"/>
            <w:r w:rsidR="00296D17" w:rsidRPr="00EA3C9F">
              <w:rPr>
                <w:rFonts w:ascii="Times New Roman" w:hAnsi="Times New Roman" w:cs="Times New Roman"/>
                <w:color w:val="374151"/>
                <w:sz w:val="24"/>
                <w:szCs w:val="24"/>
              </w:rPr>
              <w:t>арол</w:t>
            </w:r>
            <w:proofErr w:type="spellEnd"/>
            <w:r>
              <w:rPr>
                <w:rFonts w:ascii="Times New Roman" w:hAnsi="Times New Roman" w:cs="Times New Roman"/>
                <w:color w:val="374151"/>
                <w:sz w:val="24"/>
                <w:szCs w:val="24"/>
                <w:lang w:val="ru-RU"/>
              </w:rPr>
              <w:t>я</w:t>
            </w:r>
            <w:r w:rsidR="00296D17" w:rsidRPr="00EA3C9F">
              <w:rPr>
                <w:rFonts w:ascii="Times New Roman" w:hAnsi="Times New Roman" w:cs="Times New Roman"/>
                <w:color w:val="374151"/>
                <w:sz w:val="24"/>
                <w:szCs w:val="24"/>
              </w:rPr>
              <w:t xml:space="preserve"> </w:t>
            </w:r>
            <w:proofErr w:type="spellStart"/>
            <w:r w:rsidR="00296D17" w:rsidRPr="00EA3C9F">
              <w:rPr>
                <w:rFonts w:ascii="Times New Roman" w:hAnsi="Times New Roman" w:cs="Times New Roman"/>
                <w:color w:val="374151"/>
                <w:sz w:val="24"/>
                <w:szCs w:val="24"/>
              </w:rPr>
              <w:t>пользователя</w:t>
            </w:r>
            <w:proofErr w:type="spellEnd"/>
          </w:p>
        </w:tc>
      </w:tr>
      <w:tr w:rsidR="0073213F" w:rsidRPr="0081246B" w14:paraId="00DE03A8" w14:textId="77777777" w:rsidTr="00DE527B">
        <w:tc>
          <w:tcPr>
            <w:tcW w:w="0" w:type="auto"/>
            <w:shd w:val="clear" w:color="auto" w:fill="auto"/>
            <w:vAlign w:val="bottom"/>
          </w:tcPr>
          <w:p w14:paraId="6F97B59E" w14:textId="37C974DD"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last_login</w:t>
            </w:r>
          </w:p>
        </w:tc>
        <w:tc>
          <w:tcPr>
            <w:tcW w:w="0" w:type="auto"/>
            <w:shd w:val="clear" w:color="auto" w:fill="auto"/>
            <w:vAlign w:val="bottom"/>
          </w:tcPr>
          <w:p w14:paraId="2A1F6503" w14:textId="6108CD6F"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TIMESTAMP WITH TIME ZONE</w:t>
            </w:r>
          </w:p>
        </w:tc>
        <w:tc>
          <w:tcPr>
            <w:tcW w:w="0" w:type="auto"/>
            <w:shd w:val="clear" w:color="auto" w:fill="auto"/>
            <w:vAlign w:val="bottom"/>
          </w:tcPr>
          <w:p w14:paraId="1172EC40" w14:textId="79E5C1BC"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Время</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последнего</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входа</w:t>
            </w:r>
            <w:proofErr w:type="spellEnd"/>
          </w:p>
        </w:tc>
      </w:tr>
      <w:tr w:rsidR="0073213F" w:rsidRPr="0081246B" w14:paraId="4081F0A2" w14:textId="77777777" w:rsidTr="00DE527B">
        <w:tc>
          <w:tcPr>
            <w:tcW w:w="0" w:type="auto"/>
            <w:shd w:val="clear" w:color="auto" w:fill="auto"/>
            <w:vAlign w:val="bottom"/>
          </w:tcPr>
          <w:p w14:paraId="603F048B" w14:textId="670621B2"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is_superuser</w:t>
            </w:r>
          </w:p>
        </w:tc>
        <w:tc>
          <w:tcPr>
            <w:tcW w:w="0" w:type="auto"/>
            <w:shd w:val="clear" w:color="auto" w:fill="auto"/>
            <w:vAlign w:val="bottom"/>
          </w:tcPr>
          <w:p w14:paraId="6C9E3165" w14:textId="642D0840"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BOOLEAN</w:t>
            </w:r>
          </w:p>
        </w:tc>
        <w:tc>
          <w:tcPr>
            <w:tcW w:w="0" w:type="auto"/>
            <w:shd w:val="clear" w:color="auto" w:fill="auto"/>
            <w:vAlign w:val="bottom"/>
          </w:tcPr>
          <w:p w14:paraId="0BD9E063" w14:textId="29796867"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Является</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ли</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суперпользователем</w:t>
            </w:r>
            <w:proofErr w:type="spellEnd"/>
          </w:p>
        </w:tc>
      </w:tr>
      <w:tr w:rsidR="0073213F" w:rsidRPr="0081246B" w14:paraId="0A411E61" w14:textId="77777777" w:rsidTr="00DE527B">
        <w:tc>
          <w:tcPr>
            <w:tcW w:w="0" w:type="auto"/>
            <w:shd w:val="clear" w:color="auto" w:fill="auto"/>
            <w:vAlign w:val="bottom"/>
          </w:tcPr>
          <w:p w14:paraId="53F9594E" w14:textId="6EFDBD49"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username</w:t>
            </w:r>
          </w:p>
        </w:tc>
        <w:tc>
          <w:tcPr>
            <w:tcW w:w="0" w:type="auto"/>
            <w:shd w:val="clear" w:color="auto" w:fill="auto"/>
            <w:vAlign w:val="bottom"/>
          </w:tcPr>
          <w:p w14:paraId="1FE3F91A" w14:textId="7DE99831"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VARCHAR(150)</w:t>
            </w:r>
          </w:p>
        </w:tc>
        <w:tc>
          <w:tcPr>
            <w:tcW w:w="0" w:type="auto"/>
            <w:shd w:val="clear" w:color="auto" w:fill="auto"/>
            <w:vAlign w:val="bottom"/>
          </w:tcPr>
          <w:p w14:paraId="07D82647" w14:textId="2E8BFA6C"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Имя</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пользователя</w:t>
            </w:r>
            <w:proofErr w:type="spellEnd"/>
          </w:p>
        </w:tc>
      </w:tr>
      <w:tr w:rsidR="0073213F" w:rsidRPr="0081246B" w14:paraId="16D7F8F5" w14:textId="77777777" w:rsidTr="00DE527B">
        <w:tc>
          <w:tcPr>
            <w:tcW w:w="0" w:type="auto"/>
            <w:shd w:val="clear" w:color="auto" w:fill="auto"/>
            <w:vAlign w:val="bottom"/>
          </w:tcPr>
          <w:p w14:paraId="7F3725A2" w14:textId="2A887AD0"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first_name</w:t>
            </w:r>
          </w:p>
        </w:tc>
        <w:tc>
          <w:tcPr>
            <w:tcW w:w="0" w:type="auto"/>
            <w:shd w:val="clear" w:color="auto" w:fill="auto"/>
            <w:vAlign w:val="bottom"/>
          </w:tcPr>
          <w:p w14:paraId="01ABB31D" w14:textId="2DBED6DD"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VARCHAR(150)</w:t>
            </w:r>
          </w:p>
        </w:tc>
        <w:tc>
          <w:tcPr>
            <w:tcW w:w="0" w:type="auto"/>
            <w:shd w:val="clear" w:color="auto" w:fill="auto"/>
            <w:vAlign w:val="bottom"/>
          </w:tcPr>
          <w:p w14:paraId="33030B5F" w14:textId="41F38EA4"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Имя</w:t>
            </w:r>
            <w:proofErr w:type="spellEnd"/>
          </w:p>
        </w:tc>
      </w:tr>
      <w:tr w:rsidR="0073213F" w:rsidRPr="0081246B" w14:paraId="23FD2872" w14:textId="77777777" w:rsidTr="00DE527B">
        <w:tc>
          <w:tcPr>
            <w:tcW w:w="0" w:type="auto"/>
            <w:shd w:val="clear" w:color="auto" w:fill="auto"/>
            <w:vAlign w:val="bottom"/>
          </w:tcPr>
          <w:p w14:paraId="76769762" w14:textId="0DDA69BB"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last_name</w:t>
            </w:r>
          </w:p>
        </w:tc>
        <w:tc>
          <w:tcPr>
            <w:tcW w:w="0" w:type="auto"/>
            <w:shd w:val="clear" w:color="auto" w:fill="auto"/>
            <w:vAlign w:val="bottom"/>
          </w:tcPr>
          <w:p w14:paraId="3E9A7646" w14:textId="7BCF4EC5"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VARCHAR(150)</w:t>
            </w:r>
          </w:p>
        </w:tc>
        <w:tc>
          <w:tcPr>
            <w:tcW w:w="0" w:type="auto"/>
            <w:shd w:val="clear" w:color="auto" w:fill="auto"/>
            <w:vAlign w:val="bottom"/>
          </w:tcPr>
          <w:p w14:paraId="46B83605" w14:textId="3C8CD38F"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Фамилия</w:t>
            </w:r>
            <w:proofErr w:type="spellEnd"/>
          </w:p>
        </w:tc>
      </w:tr>
      <w:tr w:rsidR="0073213F" w:rsidRPr="0081246B" w14:paraId="2AE88EF3" w14:textId="77777777" w:rsidTr="00DE527B">
        <w:tc>
          <w:tcPr>
            <w:tcW w:w="0" w:type="auto"/>
            <w:shd w:val="clear" w:color="auto" w:fill="auto"/>
            <w:vAlign w:val="bottom"/>
          </w:tcPr>
          <w:p w14:paraId="420573F5" w14:textId="7CCF298F"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email</w:t>
            </w:r>
          </w:p>
        </w:tc>
        <w:tc>
          <w:tcPr>
            <w:tcW w:w="0" w:type="auto"/>
            <w:shd w:val="clear" w:color="auto" w:fill="auto"/>
            <w:vAlign w:val="bottom"/>
          </w:tcPr>
          <w:p w14:paraId="663E4FF9" w14:textId="1A563690"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VARCHAR(254)</w:t>
            </w:r>
          </w:p>
        </w:tc>
        <w:tc>
          <w:tcPr>
            <w:tcW w:w="0" w:type="auto"/>
            <w:shd w:val="clear" w:color="auto" w:fill="auto"/>
            <w:vAlign w:val="bottom"/>
          </w:tcPr>
          <w:p w14:paraId="7F8EF8B7" w14:textId="2B721FA6"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Электронная</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почта</w:t>
            </w:r>
            <w:proofErr w:type="spellEnd"/>
          </w:p>
        </w:tc>
      </w:tr>
      <w:tr w:rsidR="0073213F" w:rsidRPr="0081246B" w14:paraId="16FE4C20" w14:textId="77777777" w:rsidTr="00DE527B">
        <w:tc>
          <w:tcPr>
            <w:tcW w:w="0" w:type="auto"/>
            <w:shd w:val="clear" w:color="auto" w:fill="auto"/>
            <w:vAlign w:val="bottom"/>
          </w:tcPr>
          <w:p w14:paraId="36C0CD88" w14:textId="0FEBC599"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is_staff</w:t>
            </w:r>
          </w:p>
        </w:tc>
        <w:tc>
          <w:tcPr>
            <w:tcW w:w="0" w:type="auto"/>
            <w:shd w:val="clear" w:color="auto" w:fill="auto"/>
            <w:vAlign w:val="bottom"/>
          </w:tcPr>
          <w:p w14:paraId="1D99984D" w14:textId="4FAB5622"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BOOLEAN</w:t>
            </w:r>
          </w:p>
        </w:tc>
        <w:tc>
          <w:tcPr>
            <w:tcW w:w="0" w:type="auto"/>
            <w:shd w:val="clear" w:color="auto" w:fill="auto"/>
            <w:vAlign w:val="bottom"/>
          </w:tcPr>
          <w:p w14:paraId="287476CD" w14:textId="521087E2" w:rsidR="00296D17" w:rsidRPr="0081246B" w:rsidRDefault="00296D17" w:rsidP="00296D17">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Является</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ли</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сотрудником</w:t>
            </w:r>
            <w:proofErr w:type="spellEnd"/>
          </w:p>
        </w:tc>
      </w:tr>
      <w:tr w:rsidR="00EE4388" w:rsidRPr="00EA3C9F" w14:paraId="7EC3FC2A" w14:textId="77777777" w:rsidTr="00DE527B">
        <w:tc>
          <w:tcPr>
            <w:tcW w:w="0" w:type="auto"/>
            <w:shd w:val="clear" w:color="auto" w:fill="auto"/>
            <w:vAlign w:val="bottom"/>
          </w:tcPr>
          <w:p w14:paraId="325BBE8A" w14:textId="1859B40E" w:rsidR="00EE4388" w:rsidRPr="00EA3C9F" w:rsidRDefault="00EE4388" w:rsidP="00EE4388">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is_active</w:t>
            </w:r>
          </w:p>
        </w:tc>
        <w:tc>
          <w:tcPr>
            <w:tcW w:w="0" w:type="auto"/>
            <w:shd w:val="clear" w:color="auto" w:fill="auto"/>
            <w:vAlign w:val="bottom"/>
          </w:tcPr>
          <w:p w14:paraId="04A9806A" w14:textId="445D4132" w:rsidR="00EE4388" w:rsidRPr="00EA3C9F" w:rsidRDefault="00EE4388" w:rsidP="00EE4388">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BOOLEAN</w:t>
            </w:r>
          </w:p>
        </w:tc>
        <w:tc>
          <w:tcPr>
            <w:tcW w:w="0" w:type="auto"/>
            <w:shd w:val="clear" w:color="auto" w:fill="auto"/>
            <w:vAlign w:val="bottom"/>
          </w:tcPr>
          <w:p w14:paraId="75B01289" w14:textId="489AF946" w:rsidR="00EE4388" w:rsidRPr="00EA3C9F" w:rsidRDefault="00EE4388" w:rsidP="00EE4388">
            <w:pPr>
              <w:spacing w:after="0"/>
              <w:jc w:val="both"/>
              <w:rPr>
                <w:rFonts w:ascii="Times New Roman" w:hAnsi="Times New Roman" w:cs="Times New Roman"/>
                <w:color w:val="374151"/>
                <w:sz w:val="24"/>
                <w:szCs w:val="24"/>
              </w:rPr>
            </w:pPr>
            <w:proofErr w:type="spellStart"/>
            <w:r w:rsidRPr="00EA3C9F">
              <w:rPr>
                <w:rFonts w:ascii="Times New Roman" w:hAnsi="Times New Roman" w:cs="Times New Roman"/>
                <w:color w:val="374151"/>
                <w:sz w:val="24"/>
                <w:szCs w:val="24"/>
              </w:rPr>
              <w:t>Активен</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ли</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аккаунт</w:t>
            </w:r>
            <w:proofErr w:type="spellEnd"/>
          </w:p>
        </w:tc>
      </w:tr>
      <w:tr w:rsidR="00EE4388" w:rsidRPr="00EA3C9F" w14:paraId="7AB3C37E" w14:textId="77777777" w:rsidTr="00DE527B">
        <w:tc>
          <w:tcPr>
            <w:tcW w:w="0" w:type="auto"/>
            <w:shd w:val="clear" w:color="auto" w:fill="auto"/>
            <w:vAlign w:val="bottom"/>
          </w:tcPr>
          <w:p w14:paraId="3FADD4C3" w14:textId="7C59D1A9" w:rsidR="00EE4388" w:rsidRPr="00EA3C9F" w:rsidRDefault="00EE4388" w:rsidP="00EE4388">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date_joined</w:t>
            </w:r>
          </w:p>
        </w:tc>
        <w:tc>
          <w:tcPr>
            <w:tcW w:w="0" w:type="auto"/>
            <w:shd w:val="clear" w:color="auto" w:fill="auto"/>
            <w:vAlign w:val="bottom"/>
          </w:tcPr>
          <w:p w14:paraId="0AC82046" w14:textId="1CCD3B6E" w:rsidR="00EE4388" w:rsidRPr="00EA3C9F" w:rsidRDefault="00EE4388" w:rsidP="00EE4388">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TIMESTAMP WITH TIME ZONE</w:t>
            </w:r>
          </w:p>
        </w:tc>
        <w:tc>
          <w:tcPr>
            <w:tcW w:w="0" w:type="auto"/>
            <w:shd w:val="clear" w:color="auto" w:fill="auto"/>
            <w:vAlign w:val="bottom"/>
          </w:tcPr>
          <w:p w14:paraId="3A8AD254" w14:textId="086DA855" w:rsidR="00EE4388" w:rsidRPr="00EA3C9F" w:rsidRDefault="00EE4388" w:rsidP="00EE4388">
            <w:pPr>
              <w:spacing w:after="0"/>
              <w:jc w:val="both"/>
              <w:rPr>
                <w:rFonts w:ascii="Times New Roman" w:hAnsi="Times New Roman" w:cs="Times New Roman"/>
                <w:color w:val="374151"/>
                <w:sz w:val="24"/>
                <w:szCs w:val="24"/>
              </w:rPr>
            </w:pPr>
            <w:proofErr w:type="spellStart"/>
            <w:r w:rsidRPr="00EA3C9F">
              <w:rPr>
                <w:rFonts w:ascii="Times New Roman" w:hAnsi="Times New Roman" w:cs="Times New Roman"/>
                <w:color w:val="374151"/>
                <w:sz w:val="24"/>
                <w:szCs w:val="24"/>
              </w:rPr>
              <w:t>Дата</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регистрации</w:t>
            </w:r>
            <w:proofErr w:type="spellEnd"/>
          </w:p>
        </w:tc>
      </w:tr>
    </w:tbl>
    <w:p w14:paraId="34BB1D33" w14:textId="7ACC9FC2" w:rsidR="0081246B" w:rsidRPr="0081246B" w:rsidRDefault="00012167" w:rsidP="0081246B">
      <w:pPr>
        <w:spacing w:before="240" w:after="0"/>
        <w:ind w:firstLine="706"/>
        <w:jc w:val="both"/>
        <w:rPr>
          <w:rFonts w:ascii="Times New Roman" w:eastAsia="Calibri" w:hAnsi="Times New Roman" w:cs="Times New Roman"/>
          <w:sz w:val="28"/>
          <w:szCs w:val="28"/>
          <w:lang w:val="ru-RU"/>
        </w:rPr>
      </w:pPr>
      <w:r w:rsidRPr="00012167">
        <w:rPr>
          <w:rFonts w:ascii="Times New Roman" w:eastAsia="Calibri" w:hAnsi="Times New Roman" w:cs="Times New Roman"/>
          <w:sz w:val="28"/>
          <w:szCs w:val="28"/>
          <w:lang w:val="ru-RU"/>
        </w:rPr>
        <w:t xml:space="preserve">Таблица </w:t>
      </w:r>
      <w:r w:rsidRPr="00012167">
        <w:rPr>
          <w:rFonts w:ascii="Times New Roman" w:eastAsia="Calibri" w:hAnsi="Times New Roman" w:cs="Times New Roman"/>
          <w:sz w:val="28"/>
          <w:szCs w:val="28"/>
        </w:rPr>
        <w:t>Shipping</w:t>
      </w:r>
      <w:r w:rsidR="00B5567E">
        <w:rPr>
          <w:rFonts w:ascii="Times New Roman" w:eastAsia="Calibri" w:hAnsi="Times New Roman" w:cs="Times New Roman"/>
          <w:sz w:val="28"/>
          <w:szCs w:val="28"/>
          <w:lang w:val="ru-RU"/>
        </w:rPr>
        <w:t>_</w:t>
      </w:r>
      <w:r w:rsidRPr="00012167">
        <w:rPr>
          <w:rFonts w:ascii="Times New Roman" w:eastAsia="Calibri" w:hAnsi="Times New Roman" w:cs="Times New Roman"/>
          <w:sz w:val="28"/>
          <w:szCs w:val="28"/>
        </w:rPr>
        <w:t>Address</w:t>
      </w:r>
      <w:r w:rsidRPr="00012167">
        <w:rPr>
          <w:rFonts w:ascii="Times New Roman" w:eastAsia="Calibri" w:hAnsi="Times New Roman" w:cs="Times New Roman"/>
          <w:sz w:val="28"/>
          <w:szCs w:val="28"/>
          <w:lang w:val="ru-RU"/>
        </w:rPr>
        <w:t>, представленная в таблице 3.2, играет важную роль в системе управления нашего онлайн-маркетплейса, поскольку она содержит в себе ключевые данные, связанные с доставкой товаров.</w:t>
      </w:r>
    </w:p>
    <w:p w14:paraId="6BAAD965" w14:textId="2672562E" w:rsidR="00EE4388" w:rsidRPr="0081246B" w:rsidRDefault="00EE4388" w:rsidP="00EE4388">
      <w:pPr>
        <w:spacing w:before="240" w:after="0"/>
        <w:jc w:val="both"/>
        <w:rPr>
          <w:rFonts w:ascii="Times New Roman" w:eastAsia="Calibri" w:hAnsi="Times New Roman" w:cs="Times New Roman"/>
          <w:color w:val="000000" w:themeColor="text1"/>
          <w:sz w:val="28"/>
          <w:szCs w:val="24"/>
          <w:lang w:val="ru-RU"/>
        </w:rPr>
      </w:pPr>
      <w:r w:rsidRPr="0081246B">
        <w:rPr>
          <w:rFonts w:ascii="Times New Roman" w:eastAsia="Calibri" w:hAnsi="Times New Roman" w:cs="Times New Roman"/>
          <w:color w:val="000000" w:themeColor="text1"/>
          <w:sz w:val="28"/>
          <w:szCs w:val="24"/>
          <w:lang w:val="ru-RU"/>
        </w:rPr>
        <w:t>Таблица 3.</w:t>
      </w:r>
      <w:r w:rsidR="00EA3C9F" w:rsidRPr="00FD571E">
        <w:rPr>
          <w:rFonts w:ascii="Times New Roman" w:eastAsia="Calibri" w:hAnsi="Times New Roman" w:cs="Times New Roman"/>
          <w:color w:val="000000" w:themeColor="text1"/>
          <w:sz w:val="28"/>
          <w:szCs w:val="24"/>
          <w:lang w:val="ru-RU"/>
        </w:rPr>
        <w:t>2</w:t>
      </w:r>
      <w:r w:rsidRPr="0081246B">
        <w:rPr>
          <w:rFonts w:ascii="Times New Roman" w:eastAsia="Calibri" w:hAnsi="Times New Roman" w:cs="Times New Roman"/>
          <w:color w:val="000000" w:themeColor="text1"/>
          <w:sz w:val="28"/>
          <w:szCs w:val="24"/>
          <w:lang w:val="ru-RU"/>
        </w:rPr>
        <w:t xml:space="preserve"> </w:t>
      </w:r>
      <w:r w:rsidR="005D216F">
        <w:rPr>
          <w:rFonts w:ascii="Times New Roman" w:eastAsia="Calibri" w:hAnsi="Times New Roman" w:cs="Times New Roman"/>
          <w:color w:val="000000" w:themeColor="text1"/>
          <w:sz w:val="28"/>
          <w:szCs w:val="24"/>
          <w:shd w:val="clear" w:color="auto" w:fill="FFFFFF"/>
          <w:lang w:val="ru-RU"/>
        </w:rPr>
        <w:t xml:space="preserve">– </w:t>
      </w:r>
      <w:proofErr w:type="spellStart"/>
      <w:r w:rsidR="00EA3C9F" w:rsidRPr="00FD571E">
        <w:rPr>
          <w:rFonts w:ascii="Times New Roman" w:hAnsi="Times New Roman" w:cs="Times New Roman"/>
          <w:sz w:val="28"/>
          <w:szCs w:val="28"/>
        </w:rPr>
        <w:t>Shipping</w:t>
      </w:r>
      <w:r w:rsidR="000E19CC">
        <w:rPr>
          <w:rFonts w:ascii="Times New Roman" w:hAnsi="Times New Roman" w:cs="Times New Roman"/>
          <w:sz w:val="28"/>
          <w:szCs w:val="28"/>
        </w:rPr>
        <w:t>A</w:t>
      </w:r>
      <w:r w:rsidR="00EA3C9F" w:rsidRPr="00FD571E">
        <w:rPr>
          <w:rFonts w:ascii="Times New Roman" w:hAnsi="Times New Roman" w:cs="Times New Roman"/>
          <w:sz w:val="28"/>
          <w:szCs w:val="28"/>
        </w:rPr>
        <w:t>ddress</w:t>
      </w:r>
      <w:proofErr w:type="spellEnd"/>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682"/>
        <w:gridCol w:w="4969"/>
      </w:tblGrid>
      <w:tr w:rsidR="00EE4388" w:rsidRPr="0081246B" w14:paraId="4414D176" w14:textId="77777777" w:rsidTr="00DE527B">
        <w:tc>
          <w:tcPr>
            <w:tcW w:w="0" w:type="auto"/>
            <w:shd w:val="clear" w:color="auto" w:fill="auto"/>
            <w:vAlign w:val="bottom"/>
          </w:tcPr>
          <w:p w14:paraId="1462E4DD" w14:textId="77777777" w:rsidR="00EE4388" w:rsidRPr="0081246B" w:rsidRDefault="00EE4388"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Название</w:t>
            </w:r>
          </w:p>
        </w:tc>
        <w:tc>
          <w:tcPr>
            <w:tcW w:w="0" w:type="auto"/>
            <w:shd w:val="clear" w:color="auto" w:fill="auto"/>
            <w:vAlign w:val="bottom"/>
          </w:tcPr>
          <w:p w14:paraId="30F2BECA" w14:textId="77777777" w:rsidR="00EE4388" w:rsidRPr="0081246B" w:rsidRDefault="00EE4388"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Тип данных</w:t>
            </w:r>
          </w:p>
        </w:tc>
        <w:tc>
          <w:tcPr>
            <w:tcW w:w="0" w:type="auto"/>
            <w:shd w:val="clear" w:color="auto" w:fill="auto"/>
            <w:vAlign w:val="bottom"/>
          </w:tcPr>
          <w:p w14:paraId="6B8E1051" w14:textId="77777777" w:rsidR="00EE4388" w:rsidRPr="0081246B" w:rsidRDefault="00EE4388"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Описание</w:t>
            </w:r>
          </w:p>
        </w:tc>
      </w:tr>
      <w:tr w:rsidR="00536225" w:rsidRPr="0081246B" w14:paraId="34E76BD3" w14:textId="77777777" w:rsidTr="00DE527B">
        <w:tc>
          <w:tcPr>
            <w:tcW w:w="0" w:type="auto"/>
            <w:shd w:val="clear" w:color="auto" w:fill="auto"/>
            <w:vAlign w:val="bottom"/>
          </w:tcPr>
          <w:p w14:paraId="6DB47435" w14:textId="2A587C6E"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address</w:t>
            </w:r>
          </w:p>
        </w:tc>
        <w:tc>
          <w:tcPr>
            <w:tcW w:w="0" w:type="auto"/>
            <w:shd w:val="clear" w:color="auto" w:fill="auto"/>
            <w:vAlign w:val="bottom"/>
          </w:tcPr>
          <w:p w14:paraId="3EDAF503" w14:textId="47E513FA"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VARCHAR(200)</w:t>
            </w:r>
          </w:p>
        </w:tc>
        <w:tc>
          <w:tcPr>
            <w:tcW w:w="0" w:type="auto"/>
            <w:shd w:val="clear" w:color="auto" w:fill="auto"/>
            <w:vAlign w:val="bottom"/>
          </w:tcPr>
          <w:p w14:paraId="70F65352" w14:textId="32446AAC"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Адрес</w:t>
            </w:r>
            <w:proofErr w:type="spellEnd"/>
          </w:p>
        </w:tc>
      </w:tr>
      <w:tr w:rsidR="00536225" w:rsidRPr="0081246B" w14:paraId="1BBC5403" w14:textId="77777777" w:rsidTr="00DE527B">
        <w:tc>
          <w:tcPr>
            <w:tcW w:w="0" w:type="auto"/>
            <w:shd w:val="clear" w:color="auto" w:fill="auto"/>
            <w:vAlign w:val="bottom"/>
          </w:tcPr>
          <w:p w14:paraId="2D203B05" w14:textId="42AFA946"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city</w:t>
            </w:r>
          </w:p>
        </w:tc>
        <w:tc>
          <w:tcPr>
            <w:tcW w:w="0" w:type="auto"/>
            <w:shd w:val="clear" w:color="auto" w:fill="auto"/>
            <w:vAlign w:val="bottom"/>
          </w:tcPr>
          <w:p w14:paraId="4884FF97" w14:textId="0D182A23"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VARCHAR(200)</w:t>
            </w:r>
          </w:p>
        </w:tc>
        <w:tc>
          <w:tcPr>
            <w:tcW w:w="0" w:type="auto"/>
            <w:shd w:val="clear" w:color="auto" w:fill="auto"/>
            <w:vAlign w:val="bottom"/>
          </w:tcPr>
          <w:p w14:paraId="314E165A" w14:textId="10888194"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Город</w:t>
            </w:r>
            <w:proofErr w:type="spellEnd"/>
          </w:p>
        </w:tc>
      </w:tr>
      <w:tr w:rsidR="00536225" w:rsidRPr="0081246B" w14:paraId="0A528DF7" w14:textId="77777777" w:rsidTr="00DE527B">
        <w:tc>
          <w:tcPr>
            <w:tcW w:w="0" w:type="auto"/>
            <w:shd w:val="clear" w:color="auto" w:fill="auto"/>
            <w:vAlign w:val="bottom"/>
          </w:tcPr>
          <w:p w14:paraId="22EFBE59" w14:textId="26331AF4"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postalCode</w:t>
            </w:r>
          </w:p>
        </w:tc>
        <w:tc>
          <w:tcPr>
            <w:tcW w:w="0" w:type="auto"/>
            <w:shd w:val="clear" w:color="auto" w:fill="auto"/>
            <w:vAlign w:val="bottom"/>
          </w:tcPr>
          <w:p w14:paraId="62662C34" w14:textId="6FF7EE2A"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VARCHAR(200)</w:t>
            </w:r>
          </w:p>
        </w:tc>
        <w:tc>
          <w:tcPr>
            <w:tcW w:w="0" w:type="auto"/>
            <w:shd w:val="clear" w:color="auto" w:fill="auto"/>
            <w:vAlign w:val="bottom"/>
          </w:tcPr>
          <w:p w14:paraId="04BAB8DC" w14:textId="51B73F3D"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Почтовый</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код</w:t>
            </w:r>
            <w:proofErr w:type="spellEnd"/>
          </w:p>
        </w:tc>
      </w:tr>
      <w:tr w:rsidR="00536225" w:rsidRPr="0081246B" w14:paraId="16E63E01" w14:textId="77777777" w:rsidTr="00DE527B">
        <w:tc>
          <w:tcPr>
            <w:tcW w:w="0" w:type="auto"/>
            <w:shd w:val="clear" w:color="auto" w:fill="auto"/>
            <w:vAlign w:val="bottom"/>
          </w:tcPr>
          <w:p w14:paraId="1C1CFF7E" w14:textId="29B42814"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lastRenderedPageBreak/>
              <w:t>country</w:t>
            </w:r>
          </w:p>
        </w:tc>
        <w:tc>
          <w:tcPr>
            <w:tcW w:w="0" w:type="auto"/>
            <w:shd w:val="clear" w:color="auto" w:fill="auto"/>
            <w:vAlign w:val="bottom"/>
          </w:tcPr>
          <w:p w14:paraId="1F82588C" w14:textId="5F357ACF"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VARCHAR(200)</w:t>
            </w:r>
          </w:p>
        </w:tc>
        <w:tc>
          <w:tcPr>
            <w:tcW w:w="0" w:type="auto"/>
            <w:shd w:val="clear" w:color="auto" w:fill="auto"/>
            <w:vAlign w:val="bottom"/>
          </w:tcPr>
          <w:p w14:paraId="668BA92E" w14:textId="4400E670"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Страна</w:t>
            </w:r>
            <w:proofErr w:type="spellEnd"/>
          </w:p>
        </w:tc>
      </w:tr>
      <w:tr w:rsidR="00536225" w:rsidRPr="0081246B" w14:paraId="7E6E0910" w14:textId="77777777" w:rsidTr="00DE527B">
        <w:tc>
          <w:tcPr>
            <w:tcW w:w="0" w:type="auto"/>
            <w:shd w:val="clear" w:color="auto" w:fill="auto"/>
            <w:vAlign w:val="bottom"/>
          </w:tcPr>
          <w:p w14:paraId="19E55C3F" w14:textId="010C5865"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shippingPrice</w:t>
            </w:r>
          </w:p>
        </w:tc>
        <w:tc>
          <w:tcPr>
            <w:tcW w:w="0" w:type="auto"/>
            <w:shd w:val="clear" w:color="auto" w:fill="auto"/>
            <w:vAlign w:val="bottom"/>
          </w:tcPr>
          <w:p w14:paraId="0F1092FD" w14:textId="2D7A9AD9"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NUMERIC(7,2)</w:t>
            </w:r>
          </w:p>
        </w:tc>
        <w:tc>
          <w:tcPr>
            <w:tcW w:w="0" w:type="auto"/>
            <w:shd w:val="clear" w:color="auto" w:fill="auto"/>
            <w:vAlign w:val="bottom"/>
          </w:tcPr>
          <w:p w14:paraId="09E3ACEF" w14:textId="531AE438"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Цена</w:t>
            </w:r>
            <w:proofErr w:type="spellEnd"/>
            <w:r w:rsidRPr="00EA3C9F">
              <w:rPr>
                <w:rFonts w:ascii="Times New Roman" w:hAnsi="Times New Roman" w:cs="Times New Roman"/>
                <w:color w:val="374151"/>
                <w:sz w:val="24"/>
                <w:szCs w:val="24"/>
              </w:rPr>
              <w:t xml:space="preserve"> доставки</w:t>
            </w:r>
          </w:p>
        </w:tc>
      </w:tr>
      <w:tr w:rsidR="00536225" w:rsidRPr="0081246B" w14:paraId="782A60C5" w14:textId="77777777" w:rsidTr="00DE527B">
        <w:tc>
          <w:tcPr>
            <w:tcW w:w="0" w:type="auto"/>
            <w:shd w:val="clear" w:color="auto" w:fill="auto"/>
            <w:vAlign w:val="bottom"/>
          </w:tcPr>
          <w:p w14:paraId="5E5EAC83" w14:textId="512832F5"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_id</w:t>
            </w:r>
          </w:p>
        </w:tc>
        <w:tc>
          <w:tcPr>
            <w:tcW w:w="0" w:type="auto"/>
            <w:shd w:val="clear" w:color="auto" w:fill="auto"/>
            <w:vAlign w:val="bottom"/>
          </w:tcPr>
          <w:p w14:paraId="710D079C" w14:textId="0E353D8B"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1BE9ECB3" w14:textId="6CA14B33"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адреса</w:t>
            </w:r>
            <w:proofErr w:type="spellEnd"/>
            <w:r w:rsidRPr="00EA3C9F">
              <w:rPr>
                <w:rFonts w:ascii="Times New Roman" w:hAnsi="Times New Roman" w:cs="Times New Roman"/>
                <w:color w:val="374151"/>
                <w:sz w:val="24"/>
                <w:szCs w:val="24"/>
              </w:rPr>
              <w:t xml:space="preserve"> доставки</w:t>
            </w:r>
          </w:p>
        </w:tc>
      </w:tr>
      <w:tr w:rsidR="00536225" w:rsidRPr="0081246B" w14:paraId="369735DF" w14:textId="77777777" w:rsidTr="00DE527B">
        <w:tc>
          <w:tcPr>
            <w:tcW w:w="0" w:type="auto"/>
            <w:shd w:val="clear" w:color="auto" w:fill="auto"/>
            <w:vAlign w:val="bottom"/>
          </w:tcPr>
          <w:p w14:paraId="0CCF6C4A" w14:textId="540685A5"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order_id</w:t>
            </w:r>
          </w:p>
        </w:tc>
        <w:tc>
          <w:tcPr>
            <w:tcW w:w="0" w:type="auto"/>
            <w:shd w:val="clear" w:color="auto" w:fill="auto"/>
            <w:vAlign w:val="bottom"/>
          </w:tcPr>
          <w:p w14:paraId="0C7A1D24" w14:textId="120C3D26"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43BCA1C7" w14:textId="673A85DB"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заказа</w:t>
            </w:r>
            <w:proofErr w:type="spellEnd"/>
          </w:p>
        </w:tc>
      </w:tr>
      <w:tr w:rsidR="00536225" w:rsidRPr="0081246B" w14:paraId="4F58962F" w14:textId="77777777" w:rsidTr="00DE527B">
        <w:tc>
          <w:tcPr>
            <w:tcW w:w="0" w:type="auto"/>
            <w:shd w:val="clear" w:color="auto" w:fill="auto"/>
            <w:vAlign w:val="bottom"/>
          </w:tcPr>
          <w:p w14:paraId="61FA7909" w14:textId="40EA87B0"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courier_id</w:t>
            </w:r>
          </w:p>
        </w:tc>
        <w:tc>
          <w:tcPr>
            <w:tcW w:w="0" w:type="auto"/>
            <w:shd w:val="clear" w:color="auto" w:fill="auto"/>
            <w:vAlign w:val="bottom"/>
          </w:tcPr>
          <w:p w14:paraId="610243FB" w14:textId="22E00A42"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2EF6DBBC" w14:textId="0F7C4F5F"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курьера</w:t>
            </w:r>
            <w:proofErr w:type="spellEnd"/>
          </w:p>
        </w:tc>
      </w:tr>
    </w:tbl>
    <w:p w14:paraId="25BC37C8" w14:textId="3D13DB00" w:rsidR="00354D74" w:rsidRPr="00354D74" w:rsidRDefault="00354D74" w:rsidP="00D934DC">
      <w:pPr>
        <w:pStyle w:val="Title"/>
        <w:spacing w:before="240"/>
        <w:rPr>
          <w:rFonts w:eastAsia="Calibri"/>
        </w:rPr>
      </w:pPr>
      <w:r w:rsidRPr="00354D74">
        <w:rPr>
          <w:rFonts w:eastAsia="Calibri"/>
        </w:rPr>
        <w:t xml:space="preserve">Таблица </w:t>
      </w:r>
      <w:r w:rsidRPr="00354D74">
        <w:rPr>
          <w:rFonts w:eastAsia="Calibri"/>
          <w:lang w:val="en-US"/>
        </w:rPr>
        <w:t>Review</w:t>
      </w:r>
      <w:r w:rsidRPr="00354D74">
        <w:rPr>
          <w:rFonts w:eastAsia="Calibri"/>
        </w:rPr>
        <w:t>, которая подробно описана в таблице 3.3, играет критическую роль в рамках нашего онлайн-маркетплейса, поскольку она хранит отзывы пользователей о продуктах. Эти данные предоставляют ценный обратный связной канал от наших клиентов, позволяя улучшать качество предлагаемых товаров и услуг.</w:t>
      </w:r>
    </w:p>
    <w:p w14:paraId="6B336555" w14:textId="6B548D43" w:rsidR="00FD571E" w:rsidRPr="0081246B" w:rsidRDefault="00FD571E" w:rsidP="00FD571E">
      <w:pPr>
        <w:spacing w:before="240" w:after="0"/>
        <w:jc w:val="both"/>
        <w:rPr>
          <w:rFonts w:ascii="Times New Roman" w:eastAsia="Calibri" w:hAnsi="Times New Roman" w:cs="Times New Roman"/>
          <w:color w:val="000000" w:themeColor="text1"/>
          <w:sz w:val="28"/>
          <w:szCs w:val="24"/>
          <w:lang w:val="ru-RU"/>
        </w:rPr>
      </w:pPr>
      <w:r w:rsidRPr="0081246B">
        <w:rPr>
          <w:rFonts w:ascii="Times New Roman" w:eastAsia="Calibri" w:hAnsi="Times New Roman" w:cs="Times New Roman"/>
          <w:color w:val="000000" w:themeColor="text1"/>
          <w:sz w:val="28"/>
          <w:szCs w:val="24"/>
          <w:lang w:val="ru-RU"/>
        </w:rPr>
        <w:t>Таблица 3.</w:t>
      </w:r>
      <w:r>
        <w:rPr>
          <w:rFonts w:ascii="Times New Roman" w:eastAsia="Calibri" w:hAnsi="Times New Roman" w:cs="Times New Roman"/>
          <w:color w:val="000000" w:themeColor="text1"/>
          <w:sz w:val="28"/>
          <w:szCs w:val="24"/>
        </w:rPr>
        <w:t>3</w:t>
      </w:r>
      <w:r w:rsidRPr="0081246B">
        <w:rPr>
          <w:rFonts w:ascii="Times New Roman" w:eastAsia="Calibri" w:hAnsi="Times New Roman" w:cs="Times New Roman"/>
          <w:color w:val="000000" w:themeColor="text1"/>
          <w:sz w:val="28"/>
          <w:szCs w:val="24"/>
          <w:lang w:val="ru-RU"/>
        </w:rPr>
        <w:t xml:space="preserve"> </w:t>
      </w:r>
      <w:r w:rsidR="005D216F">
        <w:rPr>
          <w:rFonts w:ascii="Times New Roman" w:eastAsia="Calibri" w:hAnsi="Times New Roman" w:cs="Times New Roman"/>
          <w:color w:val="000000" w:themeColor="text1"/>
          <w:sz w:val="28"/>
          <w:szCs w:val="24"/>
          <w:shd w:val="clear" w:color="auto" w:fill="FFFFFF"/>
          <w:lang w:val="ru-RU"/>
        </w:rPr>
        <w:t xml:space="preserve">– </w:t>
      </w:r>
      <w:r>
        <w:rPr>
          <w:rFonts w:ascii="Times New Roman" w:hAnsi="Times New Roman" w:cs="Times New Roman"/>
          <w:sz w:val="28"/>
          <w:szCs w:val="28"/>
        </w:rPr>
        <w:t>Review</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3973"/>
        <w:gridCol w:w="4462"/>
      </w:tblGrid>
      <w:tr w:rsidR="00536225" w:rsidRPr="0081246B" w14:paraId="08C6E50A" w14:textId="77777777" w:rsidTr="00DE527B">
        <w:tc>
          <w:tcPr>
            <w:tcW w:w="0" w:type="auto"/>
            <w:shd w:val="clear" w:color="auto" w:fill="auto"/>
            <w:vAlign w:val="bottom"/>
          </w:tcPr>
          <w:p w14:paraId="3E3AB166" w14:textId="77777777" w:rsidR="00536225" w:rsidRPr="0081246B" w:rsidRDefault="00536225"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Название</w:t>
            </w:r>
          </w:p>
        </w:tc>
        <w:tc>
          <w:tcPr>
            <w:tcW w:w="0" w:type="auto"/>
            <w:shd w:val="clear" w:color="auto" w:fill="auto"/>
            <w:vAlign w:val="bottom"/>
          </w:tcPr>
          <w:p w14:paraId="6CB45B23" w14:textId="77777777" w:rsidR="00536225" w:rsidRPr="0081246B" w:rsidRDefault="00536225"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Тип данных</w:t>
            </w:r>
          </w:p>
        </w:tc>
        <w:tc>
          <w:tcPr>
            <w:tcW w:w="0" w:type="auto"/>
            <w:shd w:val="clear" w:color="auto" w:fill="auto"/>
            <w:vAlign w:val="bottom"/>
          </w:tcPr>
          <w:p w14:paraId="5E1939AF" w14:textId="77777777" w:rsidR="00536225" w:rsidRPr="0081246B" w:rsidRDefault="00536225"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Описание</w:t>
            </w:r>
          </w:p>
        </w:tc>
      </w:tr>
      <w:tr w:rsidR="00536225" w:rsidRPr="0081246B" w14:paraId="5B81F231" w14:textId="77777777" w:rsidTr="00DE527B">
        <w:tc>
          <w:tcPr>
            <w:tcW w:w="0" w:type="auto"/>
            <w:shd w:val="clear" w:color="auto" w:fill="auto"/>
            <w:vAlign w:val="bottom"/>
          </w:tcPr>
          <w:p w14:paraId="514D6AC7" w14:textId="3EC85FD8"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name</w:t>
            </w:r>
          </w:p>
        </w:tc>
        <w:tc>
          <w:tcPr>
            <w:tcW w:w="0" w:type="auto"/>
            <w:shd w:val="clear" w:color="auto" w:fill="auto"/>
            <w:vAlign w:val="bottom"/>
          </w:tcPr>
          <w:p w14:paraId="22062C56" w14:textId="5EF55378"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VARCHAR(200)</w:t>
            </w:r>
          </w:p>
        </w:tc>
        <w:tc>
          <w:tcPr>
            <w:tcW w:w="0" w:type="auto"/>
            <w:shd w:val="clear" w:color="auto" w:fill="auto"/>
            <w:vAlign w:val="bottom"/>
          </w:tcPr>
          <w:p w14:paraId="61DFA320" w14:textId="2332DBBB"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Имя</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пользователя</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оставившего</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отзыв</w:t>
            </w:r>
            <w:proofErr w:type="spellEnd"/>
          </w:p>
        </w:tc>
      </w:tr>
      <w:tr w:rsidR="00536225" w:rsidRPr="0081246B" w14:paraId="09A125DD" w14:textId="77777777" w:rsidTr="00DE527B">
        <w:tc>
          <w:tcPr>
            <w:tcW w:w="0" w:type="auto"/>
            <w:shd w:val="clear" w:color="auto" w:fill="auto"/>
            <w:vAlign w:val="bottom"/>
          </w:tcPr>
          <w:p w14:paraId="23352D66" w14:textId="1A873876"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rating</w:t>
            </w:r>
          </w:p>
        </w:tc>
        <w:tc>
          <w:tcPr>
            <w:tcW w:w="0" w:type="auto"/>
            <w:shd w:val="clear" w:color="auto" w:fill="auto"/>
            <w:vAlign w:val="bottom"/>
          </w:tcPr>
          <w:p w14:paraId="4A1B7599" w14:textId="6BADAB8C"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1A7B5CBB" w14:textId="5777BE40"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Рейтинг</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продукта</w:t>
            </w:r>
            <w:proofErr w:type="spellEnd"/>
          </w:p>
        </w:tc>
      </w:tr>
      <w:tr w:rsidR="00536225" w:rsidRPr="0081246B" w14:paraId="345624A3" w14:textId="77777777" w:rsidTr="00DE527B">
        <w:tc>
          <w:tcPr>
            <w:tcW w:w="0" w:type="auto"/>
            <w:shd w:val="clear" w:color="auto" w:fill="auto"/>
            <w:vAlign w:val="bottom"/>
          </w:tcPr>
          <w:p w14:paraId="06363E0B" w14:textId="1F5592D4"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comment</w:t>
            </w:r>
          </w:p>
        </w:tc>
        <w:tc>
          <w:tcPr>
            <w:tcW w:w="0" w:type="auto"/>
            <w:shd w:val="clear" w:color="auto" w:fill="auto"/>
            <w:vAlign w:val="bottom"/>
          </w:tcPr>
          <w:p w14:paraId="69F6ECA8" w14:textId="49C3256D"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TEXT</w:t>
            </w:r>
          </w:p>
        </w:tc>
        <w:tc>
          <w:tcPr>
            <w:tcW w:w="0" w:type="auto"/>
            <w:shd w:val="clear" w:color="auto" w:fill="auto"/>
            <w:vAlign w:val="bottom"/>
          </w:tcPr>
          <w:p w14:paraId="40E1DFDE" w14:textId="631DA4A1"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Комментарий</w:t>
            </w:r>
            <w:proofErr w:type="spellEnd"/>
            <w:r w:rsidRPr="00EA3C9F">
              <w:rPr>
                <w:rFonts w:ascii="Times New Roman" w:hAnsi="Times New Roman" w:cs="Times New Roman"/>
                <w:color w:val="374151"/>
                <w:sz w:val="24"/>
                <w:szCs w:val="24"/>
              </w:rPr>
              <w:t xml:space="preserve"> к </w:t>
            </w:r>
            <w:proofErr w:type="spellStart"/>
            <w:r w:rsidRPr="00EA3C9F">
              <w:rPr>
                <w:rFonts w:ascii="Times New Roman" w:hAnsi="Times New Roman" w:cs="Times New Roman"/>
                <w:color w:val="374151"/>
                <w:sz w:val="24"/>
                <w:szCs w:val="24"/>
              </w:rPr>
              <w:t>отзыву</w:t>
            </w:r>
            <w:proofErr w:type="spellEnd"/>
          </w:p>
        </w:tc>
      </w:tr>
      <w:tr w:rsidR="00536225" w:rsidRPr="0081246B" w14:paraId="3EA2463F" w14:textId="77777777" w:rsidTr="00DE527B">
        <w:tc>
          <w:tcPr>
            <w:tcW w:w="0" w:type="auto"/>
            <w:shd w:val="clear" w:color="auto" w:fill="auto"/>
            <w:vAlign w:val="bottom"/>
          </w:tcPr>
          <w:p w14:paraId="67C844A6" w14:textId="0A677FDB"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_id</w:t>
            </w:r>
          </w:p>
        </w:tc>
        <w:tc>
          <w:tcPr>
            <w:tcW w:w="0" w:type="auto"/>
            <w:shd w:val="clear" w:color="auto" w:fill="auto"/>
            <w:vAlign w:val="bottom"/>
          </w:tcPr>
          <w:p w14:paraId="08FE806E" w14:textId="1291BBF9"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2691B38F" w14:textId="17DB7CEC"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отзыва</w:t>
            </w:r>
            <w:proofErr w:type="spellEnd"/>
          </w:p>
        </w:tc>
      </w:tr>
      <w:tr w:rsidR="00536225" w:rsidRPr="0081246B" w14:paraId="4B2CDF7E" w14:textId="77777777" w:rsidTr="00DE527B">
        <w:tc>
          <w:tcPr>
            <w:tcW w:w="0" w:type="auto"/>
            <w:shd w:val="clear" w:color="auto" w:fill="auto"/>
            <w:vAlign w:val="bottom"/>
          </w:tcPr>
          <w:p w14:paraId="726DBBCC" w14:textId="6B94C863"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product_id</w:t>
            </w:r>
          </w:p>
        </w:tc>
        <w:tc>
          <w:tcPr>
            <w:tcW w:w="0" w:type="auto"/>
            <w:shd w:val="clear" w:color="auto" w:fill="auto"/>
            <w:vAlign w:val="bottom"/>
          </w:tcPr>
          <w:p w14:paraId="76CA63F0" w14:textId="18BB7F6E"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4D68DE81" w14:textId="6315BF93"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продукта</w:t>
            </w:r>
            <w:proofErr w:type="spellEnd"/>
          </w:p>
        </w:tc>
      </w:tr>
      <w:tr w:rsidR="00536225" w:rsidRPr="0081246B" w14:paraId="147B86CA" w14:textId="77777777" w:rsidTr="00DE527B">
        <w:tc>
          <w:tcPr>
            <w:tcW w:w="0" w:type="auto"/>
            <w:shd w:val="clear" w:color="auto" w:fill="auto"/>
            <w:vAlign w:val="bottom"/>
          </w:tcPr>
          <w:p w14:paraId="1386BC71" w14:textId="7F54CF28"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user_id</w:t>
            </w:r>
          </w:p>
        </w:tc>
        <w:tc>
          <w:tcPr>
            <w:tcW w:w="0" w:type="auto"/>
            <w:shd w:val="clear" w:color="auto" w:fill="auto"/>
            <w:vAlign w:val="bottom"/>
          </w:tcPr>
          <w:p w14:paraId="32F80275" w14:textId="4AEA8282"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6F832050" w14:textId="34FF0B6B"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пользователя</w:t>
            </w:r>
            <w:proofErr w:type="spellEnd"/>
          </w:p>
        </w:tc>
      </w:tr>
      <w:tr w:rsidR="00536225" w:rsidRPr="0081246B" w14:paraId="7ED5FCB7" w14:textId="77777777" w:rsidTr="00DE527B">
        <w:tc>
          <w:tcPr>
            <w:tcW w:w="0" w:type="auto"/>
            <w:shd w:val="clear" w:color="auto" w:fill="auto"/>
            <w:vAlign w:val="bottom"/>
          </w:tcPr>
          <w:p w14:paraId="61EEB23F" w14:textId="578E7772"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createdAt</w:t>
            </w:r>
          </w:p>
        </w:tc>
        <w:tc>
          <w:tcPr>
            <w:tcW w:w="0" w:type="auto"/>
            <w:shd w:val="clear" w:color="auto" w:fill="auto"/>
            <w:vAlign w:val="bottom"/>
          </w:tcPr>
          <w:p w14:paraId="1D3903F0" w14:textId="209EDDD1"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TIMESTAMP WITH TIME ZONE</w:t>
            </w:r>
          </w:p>
        </w:tc>
        <w:tc>
          <w:tcPr>
            <w:tcW w:w="0" w:type="auto"/>
            <w:shd w:val="clear" w:color="auto" w:fill="auto"/>
            <w:vAlign w:val="bottom"/>
          </w:tcPr>
          <w:p w14:paraId="2F58DAFE" w14:textId="4D158792" w:rsidR="00536225" w:rsidRPr="0081246B" w:rsidRDefault="00536225" w:rsidP="00536225">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Время</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создания</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отзыва</w:t>
            </w:r>
            <w:proofErr w:type="spellEnd"/>
          </w:p>
        </w:tc>
      </w:tr>
    </w:tbl>
    <w:p w14:paraId="57F2E4C1" w14:textId="612C1374" w:rsidR="002F18DE" w:rsidRPr="002F18DE" w:rsidRDefault="002F18DE" w:rsidP="00D934DC">
      <w:pPr>
        <w:pStyle w:val="Title"/>
        <w:spacing w:before="240"/>
        <w:rPr>
          <w:rFonts w:eastAsia="Calibri"/>
        </w:rPr>
      </w:pPr>
      <w:r w:rsidRPr="002F18DE">
        <w:rPr>
          <w:rFonts w:eastAsia="Calibri"/>
        </w:rPr>
        <w:t>Таблица Product, подробно описанная в таблице</w:t>
      </w:r>
      <w:r w:rsidRPr="002F18DE">
        <w:rPr>
          <w:rFonts w:eastAsia="Calibri"/>
          <w:lang w:val="ru-RU"/>
        </w:rPr>
        <w:t xml:space="preserve"> 3.4</w:t>
      </w:r>
      <w:r w:rsidRPr="002F18DE">
        <w:rPr>
          <w:rFonts w:eastAsia="Calibri"/>
        </w:rPr>
        <w:t>, занимает центральное место в структуре нашего онлайн-маркетплейса, поскольку она содержит информацию обо всех товарах, предлагаемых на платформе. Эти данные необходимы для обеспечения корректного отображения товаров и обработки заказов.</w:t>
      </w:r>
    </w:p>
    <w:p w14:paraId="3C8C9905" w14:textId="31CE71DC" w:rsidR="00FD571E" w:rsidRPr="0081246B" w:rsidRDefault="00FD571E" w:rsidP="00FD571E">
      <w:pPr>
        <w:spacing w:before="240" w:after="0"/>
        <w:jc w:val="both"/>
        <w:rPr>
          <w:rFonts w:ascii="Times New Roman" w:eastAsia="Calibri" w:hAnsi="Times New Roman" w:cs="Times New Roman"/>
          <w:color w:val="000000" w:themeColor="text1"/>
          <w:sz w:val="28"/>
          <w:szCs w:val="24"/>
          <w:lang w:val="ru-RU"/>
        </w:rPr>
      </w:pPr>
      <w:r w:rsidRPr="0081246B">
        <w:rPr>
          <w:rFonts w:ascii="Times New Roman" w:eastAsia="Calibri" w:hAnsi="Times New Roman" w:cs="Times New Roman"/>
          <w:color w:val="000000" w:themeColor="text1"/>
          <w:sz w:val="28"/>
          <w:szCs w:val="24"/>
          <w:lang w:val="ru-RU"/>
        </w:rPr>
        <w:t>Таблица 3.</w:t>
      </w:r>
      <w:r>
        <w:rPr>
          <w:rFonts w:ascii="Times New Roman" w:eastAsia="Calibri" w:hAnsi="Times New Roman" w:cs="Times New Roman"/>
          <w:color w:val="000000" w:themeColor="text1"/>
          <w:sz w:val="28"/>
          <w:szCs w:val="24"/>
        </w:rPr>
        <w:t>4</w:t>
      </w:r>
      <w:r w:rsidRPr="0081246B">
        <w:rPr>
          <w:rFonts w:ascii="Times New Roman" w:eastAsia="Calibri" w:hAnsi="Times New Roman" w:cs="Times New Roman"/>
          <w:color w:val="000000" w:themeColor="text1"/>
          <w:sz w:val="28"/>
          <w:szCs w:val="24"/>
          <w:lang w:val="ru-RU"/>
        </w:rPr>
        <w:t xml:space="preserve"> </w:t>
      </w:r>
      <w:r w:rsidR="005D216F">
        <w:rPr>
          <w:rFonts w:ascii="Times New Roman" w:eastAsia="Calibri" w:hAnsi="Times New Roman" w:cs="Times New Roman"/>
          <w:color w:val="000000" w:themeColor="text1"/>
          <w:sz w:val="28"/>
          <w:szCs w:val="24"/>
          <w:shd w:val="clear" w:color="auto" w:fill="FFFFFF"/>
          <w:lang w:val="ru-RU"/>
        </w:rPr>
        <w:t xml:space="preserve">– </w:t>
      </w:r>
      <w:r>
        <w:rPr>
          <w:rFonts w:ascii="Times New Roman" w:hAnsi="Times New Roman" w:cs="Times New Roman"/>
          <w:sz w:val="28"/>
          <w:szCs w:val="28"/>
        </w:rPr>
        <w:t>Product</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1"/>
        <w:gridCol w:w="4256"/>
        <w:gridCol w:w="3800"/>
      </w:tblGrid>
      <w:tr w:rsidR="00536225" w:rsidRPr="0081246B" w14:paraId="26C48966" w14:textId="77777777" w:rsidTr="00DE527B">
        <w:tc>
          <w:tcPr>
            <w:tcW w:w="0" w:type="auto"/>
            <w:shd w:val="clear" w:color="auto" w:fill="auto"/>
            <w:vAlign w:val="bottom"/>
          </w:tcPr>
          <w:p w14:paraId="38392776" w14:textId="77777777" w:rsidR="00536225" w:rsidRPr="0081246B" w:rsidRDefault="00536225"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Название</w:t>
            </w:r>
          </w:p>
        </w:tc>
        <w:tc>
          <w:tcPr>
            <w:tcW w:w="0" w:type="auto"/>
            <w:shd w:val="clear" w:color="auto" w:fill="auto"/>
            <w:vAlign w:val="bottom"/>
          </w:tcPr>
          <w:p w14:paraId="03AB9AC2" w14:textId="77777777" w:rsidR="00536225" w:rsidRPr="0081246B" w:rsidRDefault="00536225"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Тип данных</w:t>
            </w:r>
          </w:p>
        </w:tc>
        <w:tc>
          <w:tcPr>
            <w:tcW w:w="0" w:type="auto"/>
            <w:shd w:val="clear" w:color="auto" w:fill="auto"/>
            <w:vAlign w:val="bottom"/>
          </w:tcPr>
          <w:p w14:paraId="695CC37D" w14:textId="77777777" w:rsidR="00536225" w:rsidRPr="0081246B" w:rsidRDefault="00536225"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Описание</w:t>
            </w:r>
          </w:p>
        </w:tc>
      </w:tr>
      <w:tr w:rsidR="00BD2A3A" w:rsidRPr="0081246B" w14:paraId="08A5B17E" w14:textId="77777777" w:rsidTr="00DE527B">
        <w:tc>
          <w:tcPr>
            <w:tcW w:w="0" w:type="auto"/>
            <w:shd w:val="clear" w:color="auto" w:fill="auto"/>
            <w:vAlign w:val="bottom"/>
          </w:tcPr>
          <w:p w14:paraId="5CD7D29D" w14:textId="2841761C"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name</w:t>
            </w:r>
          </w:p>
        </w:tc>
        <w:tc>
          <w:tcPr>
            <w:tcW w:w="0" w:type="auto"/>
            <w:shd w:val="clear" w:color="auto" w:fill="auto"/>
            <w:vAlign w:val="bottom"/>
          </w:tcPr>
          <w:p w14:paraId="5EB7B297" w14:textId="45680B08"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VARCHAR(200)</w:t>
            </w:r>
          </w:p>
        </w:tc>
        <w:tc>
          <w:tcPr>
            <w:tcW w:w="0" w:type="auto"/>
            <w:shd w:val="clear" w:color="auto" w:fill="auto"/>
            <w:vAlign w:val="bottom"/>
          </w:tcPr>
          <w:p w14:paraId="484B37BA" w14:textId="06C1E83F"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Название</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продукта</w:t>
            </w:r>
            <w:proofErr w:type="spellEnd"/>
          </w:p>
        </w:tc>
      </w:tr>
      <w:tr w:rsidR="00BD2A3A" w:rsidRPr="0081246B" w14:paraId="72520807" w14:textId="77777777" w:rsidTr="00DE527B">
        <w:tc>
          <w:tcPr>
            <w:tcW w:w="0" w:type="auto"/>
            <w:shd w:val="clear" w:color="auto" w:fill="auto"/>
            <w:vAlign w:val="bottom"/>
          </w:tcPr>
          <w:p w14:paraId="5796D6DC" w14:textId="4A75186A"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brand</w:t>
            </w:r>
          </w:p>
        </w:tc>
        <w:tc>
          <w:tcPr>
            <w:tcW w:w="0" w:type="auto"/>
            <w:shd w:val="clear" w:color="auto" w:fill="auto"/>
            <w:vAlign w:val="bottom"/>
          </w:tcPr>
          <w:p w14:paraId="50BD9694" w14:textId="07F23954"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VARCHAR(200)</w:t>
            </w:r>
          </w:p>
        </w:tc>
        <w:tc>
          <w:tcPr>
            <w:tcW w:w="0" w:type="auto"/>
            <w:shd w:val="clear" w:color="auto" w:fill="auto"/>
            <w:vAlign w:val="bottom"/>
          </w:tcPr>
          <w:p w14:paraId="144691BF" w14:textId="4CC9C474"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Бренд</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продукта</w:t>
            </w:r>
            <w:proofErr w:type="spellEnd"/>
          </w:p>
        </w:tc>
      </w:tr>
      <w:tr w:rsidR="00BD2A3A" w:rsidRPr="0081246B" w14:paraId="561A3A3C" w14:textId="77777777" w:rsidTr="00DE527B">
        <w:tc>
          <w:tcPr>
            <w:tcW w:w="0" w:type="auto"/>
            <w:shd w:val="clear" w:color="auto" w:fill="auto"/>
            <w:vAlign w:val="bottom"/>
          </w:tcPr>
          <w:p w14:paraId="500AE4DC" w14:textId="6E92FBE7"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category_id</w:t>
            </w:r>
          </w:p>
        </w:tc>
        <w:tc>
          <w:tcPr>
            <w:tcW w:w="0" w:type="auto"/>
            <w:shd w:val="clear" w:color="auto" w:fill="auto"/>
            <w:vAlign w:val="bottom"/>
          </w:tcPr>
          <w:p w14:paraId="4CFAB08D" w14:textId="26CCECE8"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4853E8E3" w14:textId="5F9A63F6"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категории</w:t>
            </w:r>
            <w:proofErr w:type="spellEnd"/>
          </w:p>
        </w:tc>
      </w:tr>
      <w:tr w:rsidR="00BD2A3A" w:rsidRPr="0081246B" w14:paraId="14F6BEAF" w14:textId="77777777" w:rsidTr="00DE527B">
        <w:tc>
          <w:tcPr>
            <w:tcW w:w="0" w:type="auto"/>
            <w:shd w:val="clear" w:color="auto" w:fill="auto"/>
            <w:vAlign w:val="bottom"/>
          </w:tcPr>
          <w:p w14:paraId="4738ED9B" w14:textId="4823BBD4"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description</w:t>
            </w:r>
          </w:p>
        </w:tc>
        <w:tc>
          <w:tcPr>
            <w:tcW w:w="0" w:type="auto"/>
            <w:shd w:val="clear" w:color="auto" w:fill="auto"/>
            <w:vAlign w:val="bottom"/>
          </w:tcPr>
          <w:p w14:paraId="6E003D08" w14:textId="22E88843"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TEXT</w:t>
            </w:r>
          </w:p>
        </w:tc>
        <w:tc>
          <w:tcPr>
            <w:tcW w:w="0" w:type="auto"/>
            <w:shd w:val="clear" w:color="auto" w:fill="auto"/>
            <w:vAlign w:val="bottom"/>
          </w:tcPr>
          <w:p w14:paraId="1A324110" w14:textId="5F57F605"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Описание</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продукта</w:t>
            </w:r>
            <w:proofErr w:type="spellEnd"/>
          </w:p>
        </w:tc>
      </w:tr>
      <w:tr w:rsidR="00BD2A3A" w:rsidRPr="0081246B" w14:paraId="45B52070" w14:textId="77777777" w:rsidTr="00DE527B">
        <w:tc>
          <w:tcPr>
            <w:tcW w:w="0" w:type="auto"/>
            <w:shd w:val="clear" w:color="auto" w:fill="auto"/>
            <w:vAlign w:val="bottom"/>
          </w:tcPr>
          <w:p w14:paraId="58FDF812" w14:textId="4B74CE74"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rating</w:t>
            </w:r>
          </w:p>
        </w:tc>
        <w:tc>
          <w:tcPr>
            <w:tcW w:w="0" w:type="auto"/>
            <w:shd w:val="clear" w:color="auto" w:fill="auto"/>
            <w:vAlign w:val="bottom"/>
          </w:tcPr>
          <w:p w14:paraId="2222A2BB" w14:textId="1CAD9386"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NUMERIC(7,2)</w:t>
            </w:r>
          </w:p>
        </w:tc>
        <w:tc>
          <w:tcPr>
            <w:tcW w:w="0" w:type="auto"/>
            <w:shd w:val="clear" w:color="auto" w:fill="auto"/>
            <w:vAlign w:val="bottom"/>
          </w:tcPr>
          <w:p w14:paraId="25C9B1C2" w14:textId="2E325866"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Рейтинг</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продукта</w:t>
            </w:r>
            <w:proofErr w:type="spellEnd"/>
          </w:p>
        </w:tc>
      </w:tr>
      <w:tr w:rsidR="00BD2A3A" w:rsidRPr="0081246B" w14:paraId="45606252" w14:textId="77777777" w:rsidTr="00DE527B">
        <w:tc>
          <w:tcPr>
            <w:tcW w:w="0" w:type="auto"/>
            <w:shd w:val="clear" w:color="auto" w:fill="auto"/>
            <w:vAlign w:val="bottom"/>
          </w:tcPr>
          <w:p w14:paraId="50AA5508" w14:textId="36AE1A7F"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numReviews</w:t>
            </w:r>
          </w:p>
        </w:tc>
        <w:tc>
          <w:tcPr>
            <w:tcW w:w="0" w:type="auto"/>
            <w:shd w:val="clear" w:color="auto" w:fill="auto"/>
            <w:vAlign w:val="bottom"/>
          </w:tcPr>
          <w:p w14:paraId="318D06C6" w14:textId="107E7F12"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0A499EDE" w14:textId="52DAF93C"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Количество</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отзывов</w:t>
            </w:r>
            <w:proofErr w:type="spellEnd"/>
          </w:p>
        </w:tc>
      </w:tr>
      <w:tr w:rsidR="00BD2A3A" w:rsidRPr="0081246B" w14:paraId="510F237C" w14:textId="77777777" w:rsidTr="00DE527B">
        <w:tc>
          <w:tcPr>
            <w:tcW w:w="0" w:type="auto"/>
            <w:shd w:val="clear" w:color="auto" w:fill="auto"/>
            <w:vAlign w:val="bottom"/>
          </w:tcPr>
          <w:p w14:paraId="1DA8BC0F" w14:textId="2E9B7C92"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price</w:t>
            </w:r>
          </w:p>
        </w:tc>
        <w:tc>
          <w:tcPr>
            <w:tcW w:w="0" w:type="auto"/>
            <w:shd w:val="clear" w:color="auto" w:fill="auto"/>
            <w:vAlign w:val="bottom"/>
          </w:tcPr>
          <w:p w14:paraId="6D433DE0" w14:textId="017F0027"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NUMERIC(7,2)</w:t>
            </w:r>
          </w:p>
        </w:tc>
        <w:tc>
          <w:tcPr>
            <w:tcW w:w="0" w:type="auto"/>
            <w:shd w:val="clear" w:color="auto" w:fill="auto"/>
            <w:vAlign w:val="bottom"/>
          </w:tcPr>
          <w:p w14:paraId="47A99D94" w14:textId="2003EAB4" w:rsidR="00BD2A3A" w:rsidRPr="0081246B" w:rsidRDefault="00BD2A3A" w:rsidP="00BD2A3A">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Цена</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прод</w:t>
            </w:r>
            <w:proofErr w:type="spellEnd"/>
          </w:p>
        </w:tc>
      </w:tr>
      <w:tr w:rsidR="00BD2A3A" w:rsidRPr="00EA3C9F" w14:paraId="22094739" w14:textId="77777777" w:rsidTr="00DE527B">
        <w:tc>
          <w:tcPr>
            <w:tcW w:w="0" w:type="auto"/>
            <w:shd w:val="clear" w:color="auto" w:fill="auto"/>
            <w:vAlign w:val="bottom"/>
          </w:tcPr>
          <w:p w14:paraId="48F063CF" w14:textId="10B0C3D7" w:rsidR="00BD2A3A" w:rsidRPr="00EA3C9F" w:rsidRDefault="00BD2A3A" w:rsidP="00BD2A3A">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countInStock</w:t>
            </w:r>
          </w:p>
        </w:tc>
        <w:tc>
          <w:tcPr>
            <w:tcW w:w="0" w:type="auto"/>
            <w:shd w:val="clear" w:color="auto" w:fill="auto"/>
            <w:vAlign w:val="bottom"/>
          </w:tcPr>
          <w:p w14:paraId="4931CED8" w14:textId="329D473D" w:rsidR="00BD2A3A" w:rsidRPr="00EA3C9F" w:rsidRDefault="00BD2A3A" w:rsidP="00BD2A3A">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INTEGER</w:t>
            </w:r>
          </w:p>
        </w:tc>
        <w:tc>
          <w:tcPr>
            <w:tcW w:w="0" w:type="auto"/>
            <w:shd w:val="clear" w:color="auto" w:fill="auto"/>
            <w:vAlign w:val="bottom"/>
          </w:tcPr>
          <w:p w14:paraId="16D91BB9" w14:textId="56C2CCE5" w:rsidR="00BD2A3A" w:rsidRPr="00EA3C9F" w:rsidRDefault="00BD2A3A" w:rsidP="00BD2A3A">
            <w:pPr>
              <w:spacing w:after="0"/>
              <w:jc w:val="both"/>
              <w:rPr>
                <w:rFonts w:ascii="Times New Roman" w:hAnsi="Times New Roman" w:cs="Times New Roman"/>
                <w:color w:val="374151"/>
                <w:sz w:val="24"/>
                <w:szCs w:val="24"/>
              </w:rPr>
            </w:pPr>
            <w:proofErr w:type="spellStart"/>
            <w:r w:rsidRPr="00EA3C9F">
              <w:rPr>
                <w:rFonts w:ascii="Times New Roman" w:hAnsi="Times New Roman" w:cs="Times New Roman"/>
                <w:color w:val="374151"/>
                <w:sz w:val="24"/>
                <w:szCs w:val="24"/>
              </w:rPr>
              <w:t>Количество</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на</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складе</w:t>
            </w:r>
            <w:proofErr w:type="spellEnd"/>
          </w:p>
        </w:tc>
      </w:tr>
      <w:tr w:rsidR="00BD2A3A" w:rsidRPr="00EA3C9F" w14:paraId="6F012C5B" w14:textId="77777777" w:rsidTr="00DE527B">
        <w:tc>
          <w:tcPr>
            <w:tcW w:w="0" w:type="auto"/>
            <w:shd w:val="clear" w:color="auto" w:fill="auto"/>
            <w:vAlign w:val="bottom"/>
          </w:tcPr>
          <w:p w14:paraId="4529F85B" w14:textId="0A3B4FF3" w:rsidR="00BD2A3A" w:rsidRPr="00EA3C9F" w:rsidRDefault="00BD2A3A" w:rsidP="00BD2A3A">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createdAt</w:t>
            </w:r>
          </w:p>
        </w:tc>
        <w:tc>
          <w:tcPr>
            <w:tcW w:w="0" w:type="auto"/>
            <w:shd w:val="clear" w:color="auto" w:fill="auto"/>
            <w:vAlign w:val="bottom"/>
          </w:tcPr>
          <w:p w14:paraId="76298EE6" w14:textId="2076E031" w:rsidR="00BD2A3A" w:rsidRPr="00EA3C9F" w:rsidRDefault="00BD2A3A" w:rsidP="00BD2A3A">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TIMESTAMP WITH TIME ZONE</w:t>
            </w:r>
          </w:p>
        </w:tc>
        <w:tc>
          <w:tcPr>
            <w:tcW w:w="0" w:type="auto"/>
            <w:shd w:val="clear" w:color="auto" w:fill="auto"/>
            <w:vAlign w:val="bottom"/>
          </w:tcPr>
          <w:p w14:paraId="335C1793" w14:textId="0B837326" w:rsidR="00BD2A3A" w:rsidRPr="00EA3C9F" w:rsidRDefault="00BD2A3A" w:rsidP="00BD2A3A">
            <w:pPr>
              <w:spacing w:after="0"/>
              <w:jc w:val="both"/>
              <w:rPr>
                <w:rFonts w:ascii="Times New Roman" w:hAnsi="Times New Roman" w:cs="Times New Roman"/>
                <w:color w:val="374151"/>
                <w:sz w:val="24"/>
                <w:szCs w:val="24"/>
              </w:rPr>
            </w:pPr>
            <w:proofErr w:type="spellStart"/>
            <w:r w:rsidRPr="00EA3C9F">
              <w:rPr>
                <w:rFonts w:ascii="Times New Roman" w:hAnsi="Times New Roman" w:cs="Times New Roman"/>
                <w:color w:val="374151"/>
                <w:sz w:val="24"/>
                <w:szCs w:val="24"/>
              </w:rPr>
              <w:t>Время</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создания</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продукта</w:t>
            </w:r>
            <w:proofErr w:type="spellEnd"/>
          </w:p>
        </w:tc>
      </w:tr>
      <w:tr w:rsidR="00BD2A3A" w:rsidRPr="00EA3C9F" w14:paraId="4B72929B" w14:textId="77777777" w:rsidTr="00DE527B">
        <w:tc>
          <w:tcPr>
            <w:tcW w:w="0" w:type="auto"/>
            <w:shd w:val="clear" w:color="auto" w:fill="auto"/>
            <w:vAlign w:val="bottom"/>
          </w:tcPr>
          <w:p w14:paraId="15ADE8DF" w14:textId="55E3DEC7" w:rsidR="00BD2A3A" w:rsidRPr="00EA3C9F" w:rsidRDefault="00BD2A3A" w:rsidP="00BD2A3A">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id</w:t>
            </w:r>
          </w:p>
        </w:tc>
        <w:tc>
          <w:tcPr>
            <w:tcW w:w="0" w:type="auto"/>
            <w:shd w:val="clear" w:color="auto" w:fill="auto"/>
            <w:vAlign w:val="bottom"/>
          </w:tcPr>
          <w:p w14:paraId="4BCB7AA5" w14:textId="0E11A125" w:rsidR="00BD2A3A" w:rsidRPr="00EA3C9F" w:rsidRDefault="00BD2A3A" w:rsidP="00BD2A3A">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INTEGER</w:t>
            </w:r>
          </w:p>
        </w:tc>
        <w:tc>
          <w:tcPr>
            <w:tcW w:w="0" w:type="auto"/>
            <w:shd w:val="clear" w:color="auto" w:fill="auto"/>
            <w:vAlign w:val="bottom"/>
          </w:tcPr>
          <w:p w14:paraId="582CD84B" w14:textId="555FB147" w:rsidR="00BD2A3A" w:rsidRPr="00EA3C9F" w:rsidRDefault="00BD2A3A" w:rsidP="00BD2A3A">
            <w:pPr>
              <w:spacing w:after="0"/>
              <w:jc w:val="both"/>
              <w:rPr>
                <w:rFonts w:ascii="Times New Roman" w:hAnsi="Times New Roman" w:cs="Times New Roman"/>
                <w:color w:val="374151"/>
                <w:sz w:val="24"/>
                <w:szCs w:val="24"/>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продукта</w:t>
            </w:r>
            <w:proofErr w:type="spellEnd"/>
          </w:p>
        </w:tc>
      </w:tr>
      <w:tr w:rsidR="00BD2A3A" w:rsidRPr="00EA3C9F" w14:paraId="3D5E7399" w14:textId="77777777" w:rsidTr="00DE527B">
        <w:tc>
          <w:tcPr>
            <w:tcW w:w="0" w:type="auto"/>
            <w:shd w:val="clear" w:color="auto" w:fill="auto"/>
            <w:vAlign w:val="bottom"/>
          </w:tcPr>
          <w:p w14:paraId="05B48401" w14:textId="5320CA68" w:rsidR="00BD2A3A" w:rsidRPr="00EA3C9F" w:rsidRDefault="00BD2A3A" w:rsidP="00BD2A3A">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user_id</w:t>
            </w:r>
          </w:p>
        </w:tc>
        <w:tc>
          <w:tcPr>
            <w:tcW w:w="0" w:type="auto"/>
            <w:shd w:val="clear" w:color="auto" w:fill="auto"/>
            <w:vAlign w:val="bottom"/>
          </w:tcPr>
          <w:p w14:paraId="7938DCF9" w14:textId="2C01DAEA" w:rsidR="00BD2A3A" w:rsidRPr="00EA3C9F" w:rsidRDefault="00BD2A3A" w:rsidP="00BD2A3A">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INTEGER</w:t>
            </w:r>
          </w:p>
        </w:tc>
        <w:tc>
          <w:tcPr>
            <w:tcW w:w="0" w:type="auto"/>
            <w:shd w:val="clear" w:color="auto" w:fill="auto"/>
            <w:vAlign w:val="bottom"/>
          </w:tcPr>
          <w:p w14:paraId="158228A8" w14:textId="5E380265" w:rsidR="00BD2A3A" w:rsidRPr="00EA3C9F" w:rsidRDefault="00BD2A3A" w:rsidP="00BD2A3A">
            <w:pPr>
              <w:spacing w:after="0"/>
              <w:jc w:val="both"/>
              <w:rPr>
                <w:rFonts w:ascii="Times New Roman" w:hAnsi="Times New Roman" w:cs="Times New Roman"/>
                <w:color w:val="374151"/>
                <w:sz w:val="24"/>
                <w:szCs w:val="24"/>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пользователя</w:t>
            </w:r>
            <w:proofErr w:type="spellEnd"/>
          </w:p>
        </w:tc>
      </w:tr>
      <w:tr w:rsidR="00BD2A3A" w:rsidRPr="00EA3C9F" w14:paraId="09889D19" w14:textId="77777777" w:rsidTr="00DE527B">
        <w:tc>
          <w:tcPr>
            <w:tcW w:w="0" w:type="auto"/>
            <w:shd w:val="clear" w:color="auto" w:fill="auto"/>
            <w:vAlign w:val="bottom"/>
          </w:tcPr>
          <w:p w14:paraId="5C138DC3" w14:textId="25C0D028" w:rsidR="00BD2A3A" w:rsidRPr="00EA3C9F" w:rsidRDefault="00BD2A3A" w:rsidP="00BD2A3A">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image</w:t>
            </w:r>
          </w:p>
        </w:tc>
        <w:tc>
          <w:tcPr>
            <w:tcW w:w="0" w:type="auto"/>
            <w:shd w:val="clear" w:color="auto" w:fill="auto"/>
            <w:vAlign w:val="bottom"/>
          </w:tcPr>
          <w:p w14:paraId="75326826" w14:textId="70FE64D9" w:rsidR="00BD2A3A" w:rsidRPr="00EA3C9F" w:rsidRDefault="00BD2A3A" w:rsidP="00BD2A3A">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VARCHAR(100)</w:t>
            </w:r>
          </w:p>
        </w:tc>
        <w:tc>
          <w:tcPr>
            <w:tcW w:w="0" w:type="auto"/>
            <w:shd w:val="clear" w:color="auto" w:fill="auto"/>
            <w:vAlign w:val="bottom"/>
          </w:tcPr>
          <w:p w14:paraId="29D272BE" w14:textId="6A6FBC42" w:rsidR="00BD2A3A" w:rsidRPr="00EA3C9F" w:rsidRDefault="00BD2A3A" w:rsidP="00BD2A3A">
            <w:pPr>
              <w:spacing w:after="0"/>
              <w:jc w:val="both"/>
              <w:rPr>
                <w:rFonts w:ascii="Times New Roman" w:hAnsi="Times New Roman" w:cs="Times New Roman"/>
                <w:color w:val="374151"/>
                <w:sz w:val="24"/>
                <w:szCs w:val="24"/>
              </w:rPr>
            </w:pPr>
            <w:proofErr w:type="spellStart"/>
            <w:r w:rsidRPr="00EA3C9F">
              <w:rPr>
                <w:rFonts w:ascii="Times New Roman" w:hAnsi="Times New Roman" w:cs="Times New Roman"/>
                <w:color w:val="374151"/>
                <w:sz w:val="24"/>
                <w:szCs w:val="24"/>
              </w:rPr>
              <w:t>Изображение</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продукта</w:t>
            </w:r>
            <w:proofErr w:type="spellEnd"/>
          </w:p>
        </w:tc>
      </w:tr>
    </w:tbl>
    <w:p w14:paraId="78D8EC93" w14:textId="6277864D" w:rsidR="002F18DE" w:rsidRDefault="00323D4A" w:rsidP="00D934DC">
      <w:pPr>
        <w:pStyle w:val="Title"/>
        <w:spacing w:before="240"/>
        <w:rPr>
          <w:rFonts w:eastAsia="Calibri"/>
        </w:rPr>
      </w:pPr>
      <w:r w:rsidRPr="00323D4A">
        <w:rPr>
          <w:rFonts w:eastAsia="Calibri"/>
        </w:rPr>
        <w:t>Таблица OrderItem, представленная в таблиц</w:t>
      </w:r>
      <w:r w:rsidRPr="00323D4A">
        <w:rPr>
          <w:rFonts w:eastAsia="Calibri"/>
          <w:lang w:val="ru-RU"/>
        </w:rPr>
        <w:t>е</w:t>
      </w:r>
      <w:r>
        <w:rPr>
          <w:rFonts w:eastAsia="Calibri"/>
          <w:lang w:val="ru-RU"/>
        </w:rPr>
        <w:t xml:space="preserve"> 3.5</w:t>
      </w:r>
      <w:r w:rsidRPr="00323D4A">
        <w:rPr>
          <w:rFonts w:eastAsia="Calibri"/>
        </w:rPr>
        <w:t>, играет ключевую роль в системе управления нашего онлайн-маркетплейса, поскольку она хранит данные о каждом товаре в заказе. Без этой информации невозможно было бы корректно обработать и выполнить заказы клиентов.</w:t>
      </w:r>
    </w:p>
    <w:p w14:paraId="25E57BD4" w14:textId="77777777" w:rsidR="007F6D01" w:rsidRPr="007F6D01" w:rsidRDefault="007F6D01" w:rsidP="007F6D01">
      <w:pPr>
        <w:rPr>
          <w:lang w:val="en-BY"/>
        </w:rPr>
      </w:pPr>
    </w:p>
    <w:p w14:paraId="32CDADEE" w14:textId="4D3EAF53" w:rsidR="00FD571E" w:rsidRPr="0081246B" w:rsidRDefault="00FD571E" w:rsidP="00FD571E">
      <w:pPr>
        <w:spacing w:before="240" w:after="0"/>
        <w:jc w:val="both"/>
        <w:rPr>
          <w:rFonts w:ascii="Times New Roman" w:eastAsia="Calibri" w:hAnsi="Times New Roman" w:cs="Times New Roman"/>
          <w:color w:val="000000" w:themeColor="text1"/>
          <w:sz w:val="28"/>
          <w:szCs w:val="24"/>
          <w:lang w:val="ru-RU"/>
        </w:rPr>
      </w:pPr>
      <w:r w:rsidRPr="0081246B">
        <w:rPr>
          <w:rFonts w:ascii="Times New Roman" w:eastAsia="Calibri" w:hAnsi="Times New Roman" w:cs="Times New Roman"/>
          <w:color w:val="000000" w:themeColor="text1"/>
          <w:sz w:val="28"/>
          <w:szCs w:val="24"/>
          <w:lang w:val="ru-RU"/>
        </w:rPr>
        <w:lastRenderedPageBreak/>
        <w:t>Таблица 3.</w:t>
      </w:r>
      <w:r>
        <w:rPr>
          <w:rFonts w:ascii="Times New Roman" w:eastAsia="Calibri" w:hAnsi="Times New Roman" w:cs="Times New Roman"/>
          <w:color w:val="000000" w:themeColor="text1"/>
          <w:sz w:val="28"/>
          <w:szCs w:val="24"/>
        </w:rPr>
        <w:t xml:space="preserve">5 </w:t>
      </w:r>
      <w:r w:rsidR="005D216F">
        <w:rPr>
          <w:rFonts w:ascii="Times New Roman" w:eastAsia="Calibri" w:hAnsi="Times New Roman" w:cs="Times New Roman"/>
          <w:color w:val="000000" w:themeColor="text1"/>
          <w:sz w:val="28"/>
          <w:szCs w:val="24"/>
          <w:shd w:val="clear" w:color="auto" w:fill="FFFFFF"/>
          <w:lang w:val="ru-RU"/>
        </w:rPr>
        <w:t xml:space="preserve">– </w:t>
      </w:r>
      <w:proofErr w:type="spellStart"/>
      <w:r w:rsidR="00CC3825">
        <w:rPr>
          <w:rFonts w:ascii="Times New Roman" w:hAnsi="Times New Roman" w:cs="Times New Roman"/>
          <w:sz w:val="28"/>
          <w:szCs w:val="28"/>
        </w:rPr>
        <w:t>OrderItem</w:t>
      </w:r>
      <w:proofErr w:type="spellEnd"/>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2843"/>
        <w:gridCol w:w="5095"/>
      </w:tblGrid>
      <w:tr w:rsidR="00A40809" w:rsidRPr="0081246B" w14:paraId="1FA933E1" w14:textId="77777777" w:rsidTr="00DE527B">
        <w:tc>
          <w:tcPr>
            <w:tcW w:w="0" w:type="auto"/>
            <w:shd w:val="clear" w:color="auto" w:fill="auto"/>
            <w:vAlign w:val="bottom"/>
          </w:tcPr>
          <w:p w14:paraId="541939D0" w14:textId="77777777" w:rsidR="00A40809" w:rsidRPr="0081246B" w:rsidRDefault="00A40809"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Название</w:t>
            </w:r>
          </w:p>
        </w:tc>
        <w:tc>
          <w:tcPr>
            <w:tcW w:w="0" w:type="auto"/>
            <w:shd w:val="clear" w:color="auto" w:fill="auto"/>
            <w:vAlign w:val="bottom"/>
          </w:tcPr>
          <w:p w14:paraId="66CBC497" w14:textId="77777777" w:rsidR="00A40809" w:rsidRPr="0081246B" w:rsidRDefault="00A40809"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Тип данных</w:t>
            </w:r>
          </w:p>
        </w:tc>
        <w:tc>
          <w:tcPr>
            <w:tcW w:w="0" w:type="auto"/>
            <w:shd w:val="clear" w:color="auto" w:fill="auto"/>
            <w:vAlign w:val="bottom"/>
          </w:tcPr>
          <w:p w14:paraId="3241C181" w14:textId="77777777" w:rsidR="00A40809" w:rsidRPr="0081246B" w:rsidRDefault="00A40809"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Описание</w:t>
            </w:r>
          </w:p>
        </w:tc>
      </w:tr>
      <w:tr w:rsidR="00A40809" w:rsidRPr="0081246B" w14:paraId="0BB50150" w14:textId="77777777" w:rsidTr="00DE527B">
        <w:tc>
          <w:tcPr>
            <w:tcW w:w="0" w:type="auto"/>
            <w:shd w:val="clear" w:color="auto" w:fill="auto"/>
            <w:vAlign w:val="bottom"/>
          </w:tcPr>
          <w:p w14:paraId="3937F330" w14:textId="7B952FCB"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name</w:t>
            </w:r>
          </w:p>
        </w:tc>
        <w:tc>
          <w:tcPr>
            <w:tcW w:w="0" w:type="auto"/>
            <w:shd w:val="clear" w:color="auto" w:fill="auto"/>
            <w:vAlign w:val="bottom"/>
          </w:tcPr>
          <w:p w14:paraId="327957F9" w14:textId="29AC668B"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VARCHAR(200)</w:t>
            </w:r>
          </w:p>
        </w:tc>
        <w:tc>
          <w:tcPr>
            <w:tcW w:w="0" w:type="auto"/>
            <w:shd w:val="clear" w:color="auto" w:fill="auto"/>
            <w:vAlign w:val="bottom"/>
          </w:tcPr>
          <w:p w14:paraId="7430B5A2" w14:textId="0D5E7D3D"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Название</w:t>
            </w:r>
            <w:proofErr w:type="spellEnd"/>
            <w:r w:rsidRPr="00EA3C9F">
              <w:rPr>
                <w:rFonts w:ascii="Times New Roman" w:hAnsi="Times New Roman" w:cs="Times New Roman"/>
                <w:color w:val="374151"/>
                <w:sz w:val="24"/>
                <w:szCs w:val="24"/>
              </w:rPr>
              <w:t xml:space="preserve"> товара</w:t>
            </w:r>
          </w:p>
        </w:tc>
      </w:tr>
      <w:tr w:rsidR="00A40809" w:rsidRPr="0081246B" w14:paraId="0CDE1D20" w14:textId="77777777" w:rsidTr="00DE527B">
        <w:tc>
          <w:tcPr>
            <w:tcW w:w="0" w:type="auto"/>
            <w:shd w:val="clear" w:color="auto" w:fill="auto"/>
            <w:vAlign w:val="bottom"/>
          </w:tcPr>
          <w:p w14:paraId="3A001E79" w14:textId="376B7CE0"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qty</w:t>
            </w:r>
          </w:p>
        </w:tc>
        <w:tc>
          <w:tcPr>
            <w:tcW w:w="0" w:type="auto"/>
            <w:shd w:val="clear" w:color="auto" w:fill="auto"/>
            <w:vAlign w:val="bottom"/>
          </w:tcPr>
          <w:p w14:paraId="319DDB94" w14:textId="3F431BFB"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0FFD8B85" w14:textId="57DF8C81"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Количество</w:t>
            </w:r>
            <w:proofErr w:type="spellEnd"/>
            <w:r w:rsidRPr="00EA3C9F">
              <w:rPr>
                <w:rFonts w:ascii="Times New Roman" w:hAnsi="Times New Roman" w:cs="Times New Roman"/>
                <w:color w:val="374151"/>
                <w:sz w:val="24"/>
                <w:szCs w:val="24"/>
              </w:rPr>
              <w:t xml:space="preserve"> товара</w:t>
            </w:r>
          </w:p>
        </w:tc>
      </w:tr>
      <w:tr w:rsidR="00A40809" w:rsidRPr="0081246B" w14:paraId="42F58859" w14:textId="77777777" w:rsidTr="00DE527B">
        <w:tc>
          <w:tcPr>
            <w:tcW w:w="0" w:type="auto"/>
            <w:shd w:val="clear" w:color="auto" w:fill="auto"/>
            <w:vAlign w:val="bottom"/>
          </w:tcPr>
          <w:p w14:paraId="401003C1" w14:textId="392BB176"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price</w:t>
            </w:r>
          </w:p>
        </w:tc>
        <w:tc>
          <w:tcPr>
            <w:tcW w:w="0" w:type="auto"/>
            <w:shd w:val="clear" w:color="auto" w:fill="auto"/>
            <w:vAlign w:val="bottom"/>
          </w:tcPr>
          <w:p w14:paraId="416CE69E" w14:textId="2F596A39"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NUMERIC(7,2)</w:t>
            </w:r>
          </w:p>
        </w:tc>
        <w:tc>
          <w:tcPr>
            <w:tcW w:w="0" w:type="auto"/>
            <w:shd w:val="clear" w:color="auto" w:fill="auto"/>
            <w:vAlign w:val="bottom"/>
          </w:tcPr>
          <w:p w14:paraId="09D81DA2" w14:textId="63CB2AD3"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Цена</w:t>
            </w:r>
            <w:proofErr w:type="spellEnd"/>
            <w:r w:rsidRPr="00EA3C9F">
              <w:rPr>
                <w:rFonts w:ascii="Times New Roman" w:hAnsi="Times New Roman" w:cs="Times New Roman"/>
                <w:color w:val="374151"/>
                <w:sz w:val="24"/>
                <w:szCs w:val="24"/>
              </w:rPr>
              <w:t xml:space="preserve"> товара</w:t>
            </w:r>
          </w:p>
        </w:tc>
      </w:tr>
      <w:tr w:rsidR="00A40809" w:rsidRPr="0081246B" w14:paraId="4333B000" w14:textId="77777777" w:rsidTr="00DE527B">
        <w:tc>
          <w:tcPr>
            <w:tcW w:w="0" w:type="auto"/>
            <w:shd w:val="clear" w:color="auto" w:fill="auto"/>
            <w:vAlign w:val="bottom"/>
          </w:tcPr>
          <w:p w14:paraId="607C9685" w14:textId="459FA2C9"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image</w:t>
            </w:r>
          </w:p>
        </w:tc>
        <w:tc>
          <w:tcPr>
            <w:tcW w:w="0" w:type="auto"/>
            <w:shd w:val="clear" w:color="auto" w:fill="auto"/>
            <w:vAlign w:val="bottom"/>
          </w:tcPr>
          <w:p w14:paraId="26A76481" w14:textId="3EAF4667"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VARCHAR(200)</w:t>
            </w:r>
          </w:p>
        </w:tc>
        <w:tc>
          <w:tcPr>
            <w:tcW w:w="0" w:type="auto"/>
            <w:shd w:val="clear" w:color="auto" w:fill="auto"/>
            <w:vAlign w:val="bottom"/>
          </w:tcPr>
          <w:p w14:paraId="7EC769D3" w14:textId="7FAD2E93"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Изображение</w:t>
            </w:r>
            <w:proofErr w:type="spellEnd"/>
            <w:r w:rsidRPr="00EA3C9F">
              <w:rPr>
                <w:rFonts w:ascii="Times New Roman" w:hAnsi="Times New Roman" w:cs="Times New Roman"/>
                <w:color w:val="374151"/>
                <w:sz w:val="24"/>
                <w:szCs w:val="24"/>
              </w:rPr>
              <w:t xml:space="preserve"> товара</w:t>
            </w:r>
          </w:p>
        </w:tc>
      </w:tr>
      <w:tr w:rsidR="00A40809" w:rsidRPr="0081246B" w14:paraId="6C5E011C" w14:textId="77777777" w:rsidTr="00DE527B">
        <w:tc>
          <w:tcPr>
            <w:tcW w:w="0" w:type="auto"/>
            <w:shd w:val="clear" w:color="auto" w:fill="auto"/>
            <w:vAlign w:val="bottom"/>
          </w:tcPr>
          <w:p w14:paraId="30F3BCA7" w14:textId="1D473FCB"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id</w:t>
            </w:r>
          </w:p>
        </w:tc>
        <w:tc>
          <w:tcPr>
            <w:tcW w:w="0" w:type="auto"/>
            <w:shd w:val="clear" w:color="auto" w:fill="auto"/>
            <w:vAlign w:val="bottom"/>
          </w:tcPr>
          <w:p w14:paraId="1199258B" w14:textId="23DCAD81"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3B41F4ED" w14:textId="5DC439F5"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товара в </w:t>
            </w:r>
            <w:proofErr w:type="spellStart"/>
            <w:r w:rsidRPr="00EA3C9F">
              <w:rPr>
                <w:rFonts w:ascii="Times New Roman" w:hAnsi="Times New Roman" w:cs="Times New Roman"/>
                <w:color w:val="374151"/>
                <w:sz w:val="24"/>
                <w:szCs w:val="24"/>
              </w:rPr>
              <w:t>заказе</w:t>
            </w:r>
            <w:proofErr w:type="spellEnd"/>
          </w:p>
        </w:tc>
      </w:tr>
      <w:tr w:rsidR="00A40809" w:rsidRPr="0081246B" w14:paraId="473B7C56" w14:textId="77777777" w:rsidTr="00DE527B">
        <w:tc>
          <w:tcPr>
            <w:tcW w:w="0" w:type="auto"/>
            <w:shd w:val="clear" w:color="auto" w:fill="auto"/>
            <w:vAlign w:val="bottom"/>
          </w:tcPr>
          <w:p w14:paraId="6D5D8748" w14:textId="5DEA87A9"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order_id</w:t>
            </w:r>
          </w:p>
        </w:tc>
        <w:tc>
          <w:tcPr>
            <w:tcW w:w="0" w:type="auto"/>
            <w:shd w:val="clear" w:color="auto" w:fill="auto"/>
            <w:vAlign w:val="bottom"/>
          </w:tcPr>
          <w:p w14:paraId="381BB597" w14:textId="433110C4"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1A123301" w14:textId="2598BA8B"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заказа</w:t>
            </w:r>
            <w:proofErr w:type="spellEnd"/>
          </w:p>
        </w:tc>
      </w:tr>
      <w:tr w:rsidR="00A40809" w:rsidRPr="0081246B" w14:paraId="5AB99FA5" w14:textId="77777777" w:rsidTr="00DE527B">
        <w:tc>
          <w:tcPr>
            <w:tcW w:w="0" w:type="auto"/>
            <w:shd w:val="clear" w:color="auto" w:fill="auto"/>
            <w:vAlign w:val="bottom"/>
          </w:tcPr>
          <w:p w14:paraId="501DDA50" w14:textId="0143A1FB"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product_id</w:t>
            </w:r>
          </w:p>
        </w:tc>
        <w:tc>
          <w:tcPr>
            <w:tcW w:w="0" w:type="auto"/>
            <w:shd w:val="clear" w:color="auto" w:fill="auto"/>
            <w:vAlign w:val="bottom"/>
          </w:tcPr>
          <w:p w14:paraId="244D1E8F" w14:textId="7E57E8AB"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3D9A1237" w14:textId="65BCD388" w:rsidR="00A40809" w:rsidRPr="0081246B" w:rsidRDefault="00A40809" w:rsidP="00A40809">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продукта</w:t>
            </w:r>
            <w:proofErr w:type="spellEnd"/>
          </w:p>
        </w:tc>
      </w:tr>
    </w:tbl>
    <w:p w14:paraId="1540D713" w14:textId="458B4843" w:rsidR="00323D4A" w:rsidRPr="00323D4A" w:rsidRDefault="00323D4A" w:rsidP="00D934DC">
      <w:pPr>
        <w:pStyle w:val="Title"/>
        <w:spacing w:before="240"/>
        <w:rPr>
          <w:sz w:val="24"/>
          <w:szCs w:val="24"/>
        </w:rPr>
      </w:pPr>
      <w:r>
        <w:t>Таблица Order, которую мы подробно рассмотрим далее</w:t>
      </w:r>
      <w:r>
        <w:rPr>
          <w:lang w:val="ru-RU"/>
        </w:rPr>
        <w:t xml:space="preserve"> в таблице 3.6</w:t>
      </w:r>
      <w:r>
        <w:t>, имеет важное значение для функционирования нашего онлайн-маркетплейса, так как в ней собрана вся информация о заказах. Это обеспечивает эффективное управление процессом заказа и доставки товаров.</w:t>
      </w:r>
    </w:p>
    <w:p w14:paraId="50377ED1" w14:textId="1C0209DB" w:rsidR="00CC3825" w:rsidRPr="0081246B" w:rsidRDefault="00CC3825" w:rsidP="00CC3825">
      <w:pPr>
        <w:spacing w:before="240" w:after="0"/>
        <w:jc w:val="both"/>
        <w:rPr>
          <w:rFonts w:ascii="Times New Roman" w:eastAsia="Calibri" w:hAnsi="Times New Roman" w:cs="Times New Roman"/>
          <w:color w:val="000000" w:themeColor="text1"/>
          <w:sz w:val="28"/>
          <w:szCs w:val="24"/>
          <w:lang w:val="ru-RU"/>
        </w:rPr>
      </w:pPr>
      <w:r w:rsidRPr="0081246B">
        <w:rPr>
          <w:rFonts w:ascii="Times New Roman" w:eastAsia="Calibri" w:hAnsi="Times New Roman" w:cs="Times New Roman"/>
          <w:color w:val="000000" w:themeColor="text1"/>
          <w:sz w:val="28"/>
          <w:szCs w:val="24"/>
          <w:lang w:val="ru-RU"/>
        </w:rPr>
        <w:t>Таблица 3.</w:t>
      </w:r>
      <w:r w:rsidRPr="00E74349">
        <w:rPr>
          <w:rFonts w:ascii="Times New Roman" w:eastAsia="Calibri" w:hAnsi="Times New Roman" w:cs="Times New Roman"/>
          <w:color w:val="000000" w:themeColor="text1"/>
          <w:sz w:val="28"/>
          <w:szCs w:val="24"/>
          <w:lang w:val="ru-RU"/>
        </w:rPr>
        <w:t xml:space="preserve">6 </w:t>
      </w:r>
      <w:r w:rsidR="005D216F">
        <w:rPr>
          <w:rFonts w:ascii="Times New Roman" w:eastAsia="Calibri" w:hAnsi="Times New Roman" w:cs="Times New Roman"/>
          <w:color w:val="000000" w:themeColor="text1"/>
          <w:sz w:val="28"/>
          <w:szCs w:val="24"/>
          <w:shd w:val="clear" w:color="auto" w:fill="FFFFFF"/>
          <w:lang w:val="ru-RU"/>
        </w:rPr>
        <w:t xml:space="preserve">– </w:t>
      </w:r>
      <w:r>
        <w:rPr>
          <w:rFonts w:ascii="Times New Roman" w:hAnsi="Times New Roman" w:cs="Times New Roman"/>
          <w:sz w:val="28"/>
          <w:szCs w:val="28"/>
        </w:rPr>
        <w:t>Order</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4"/>
        <w:gridCol w:w="4112"/>
        <w:gridCol w:w="3671"/>
      </w:tblGrid>
      <w:tr w:rsidR="00F74130" w:rsidRPr="0081246B" w14:paraId="7C07A3A5" w14:textId="77777777" w:rsidTr="00DE527B">
        <w:tc>
          <w:tcPr>
            <w:tcW w:w="0" w:type="auto"/>
            <w:shd w:val="clear" w:color="auto" w:fill="auto"/>
            <w:vAlign w:val="bottom"/>
          </w:tcPr>
          <w:p w14:paraId="22E65C8A" w14:textId="77777777" w:rsidR="00F74130" w:rsidRPr="0081246B" w:rsidRDefault="00F74130"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Название</w:t>
            </w:r>
          </w:p>
        </w:tc>
        <w:tc>
          <w:tcPr>
            <w:tcW w:w="0" w:type="auto"/>
            <w:shd w:val="clear" w:color="auto" w:fill="auto"/>
            <w:vAlign w:val="bottom"/>
          </w:tcPr>
          <w:p w14:paraId="7A78DE8A" w14:textId="77777777" w:rsidR="00F74130" w:rsidRPr="0081246B" w:rsidRDefault="00F74130"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Тип данных</w:t>
            </w:r>
          </w:p>
        </w:tc>
        <w:tc>
          <w:tcPr>
            <w:tcW w:w="0" w:type="auto"/>
            <w:shd w:val="clear" w:color="auto" w:fill="auto"/>
            <w:vAlign w:val="bottom"/>
          </w:tcPr>
          <w:p w14:paraId="09FE4E1F" w14:textId="77777777" w:rsidR="00F74130" w:rsidRPr="0081246B" w:rsidRDefault="00F74130"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Описание</w:t>
            </w:r>
          </w:p>
        </w:tc>
      </w:tr>
      <w:tr w:rsidR="00F74130" w:rsidRPr="0081246B" w14:paraId="6F98532A" w14:textId="77777777" w:rsidTr="00DE527B">
        <w:tc>
          <w:tcPr>
            <w:tcW w:w="0" w:type="auto"/>
            <w:shd w:val="clear" w:color="auto" w:fill="auto"/>
            <w:vAlign w:val="bottom"/>
          </w:tcPr>
          <w:p w14:paraId="4C1DED79" w14:textId="009740AF"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paymentMethod</w:t>
            </w:r>
          </w:p>
        </w:tc>
        <w:tc>
          <w:tcPr>
            <w:tcW w:w="0" w:type="auto"/>
            <w:shd w:val="clear" w:color="auto" w:fill="auto"/>
            <w:vAlign w:val="bottom"/>
          </w:tcPr>
          <w:p w14:paraId="332C109A" w14:textId="21819077"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VARCHAR(200)</w:t>
            </w:r>
          </w:p>
        </w:tc>
        <w:tc>
          <w:tcPr>
            <w:tcW w:w="0" w:type="auto"/>
            <w:shd w:val="clear" w:color="auto" w:fill="auto"/>
            <w:vAlign w:val="bottom"/>
          </w:tcPr>
          <w:p w14:paraId="3C85AF06" w14:textId="669B6558"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Метод</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оплаты</w:t>
            </w:r>
            <w:proofErr w:type="spellEnd"/>
          </w:p>
        </w:tc>
      </w:tr>
      <w:tr w:rsidR="00F74130" w:rsidRPr="0081246B" w14:paraId="6D78C784" w14:textId="77777777" w:rsidTr="00DE527B">
        <w:tc>
          <w:tcPr>
            <w:tcW w:w="0" w:type="auto"/>
            <w:shd w:val="clear" w:color="auto" w:fill="auto"/>
            <w:vAlign w:val="bottom"/>
          </w:tcPr>
          <w:p w14:paraId="41BB783B" w14:textId="75A45EB5"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taxPrice</w:t>
            </w:r>
          </w:p>
        </w:tc>
        <w:tc>
          <w:tcPr>
            <w:tcW w:w="0" w:type="auto"/>
            <w:shd w:val="clear" w:color="auto" w:fill="auto"/>
            <w:vAlign w:val="bottom"/>
          </w:tcPr>
          <w:p w14:paraId="50004095" w14:textId="459C27B8"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NUMERIC(7,2)</w:t>
            </w:r>
          </w:p>
        </w:tc>
        <w:tc>
          <w:tcPr>
            <w:tcW w:w="0" w:type="auto"/>
            <w:shd w:val="clear" w:color="auto" w:fill="auto"/>
            <w:vAlign w:val="bottom"/>
          </w:tcPr>
          <w:p w14:paraId="34BA631B" w14:textId="00F39562"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Налог</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на</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цену</w:t>
            </w:r>
            <w:proofErr w:type="spellEnd"/>
          </w:p>
        </w:tc>
      </w:tr>
      <w:tr w:rsidR="00F74130" w:rsidRPr="0081246B" w14:paraId="4B59FE2A" w14:textId="77777777" w:rsidTr="00DE527B">
        <w:tc>
          <w:tcPr>
            <w:tcW w:w="0" w:type="auto"/>
            <w:shd w:val="clear" w:color="auto" w:fill="auto"/>
            <w:vAlign w:val="bottom"/>
          </w:tcPr>
          <w:p w14:paraId="4D8B0272" w14:textId="4169424C"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shippingPrice</w:t>
            </w:r>
          </w:p>
        </w:tc>
        <w:tc>
          <w:tcPr>
            <w:tcW w:w="0" w:type="auto"/>
            <w:shd w:val="clear" w:color="auto" w:fill="auto"/>
            <w:vAlign w:val="bottom"/>
          </w:tcPr>
          <w:p w14:paraId="68E9B40A" w14:textId="59778E13"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NUMERIC(7,2)</w:t>
            </w:r>
          </w:p>
        </w:tc>
        <w:tc>
          <w:tcPr>
            <w:tcW w:w="0" w:type="auto"/>
            <w:shd w:val="clear" w:color="auto" w:fill="auto"/>
            <w:vAlign w:val="bottom"/>
          </w:tcPr>
          <w:p w14:paraId="68ACE1A9" w14:textId="385C79F0"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Цена</w:t>
            </w:r>
            <w:proofErr w:type="spellEnd"/>
            <w:r w:rsidRPr="00EA3C9F">
              <w:rPr>
                <w:rFonts w:ascii="Times New Roman" w:hAnsi="Times New Roman" w:cs="Times New Roman"/>
                <w:color w:val="374151"/>
                <w:sz w:val="24"/>
                <w:szCs w:val="24"/>
              </w:rPr>
              <w:t xml:space="preserve"> доставки</w:t>
            </w:r>
          </w:p>
        </w:tc>
      </w:tr>
      <w:tr w:rsidR="00F74130" w:rsidRPr="0081246B" w14:paraId="3A9A75D6" w14:textId="77777777" w:rsidTr="00DE527B">
        <w:tc>
          <w:tcPr>
            <w:tcW w:w="0" w:type="auto"/>
            <w:shd w:val="clear" w:color="auto" w:fill="auto"/>
            <w:vAlign w:val="bottom"/>
          </w:tcPr>
          <w:p w14:paraId="56786F11" w14:textId="07C58BF6"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totalPrice</w:t>
            </w:r>
          </w:p>
        </w:tc>
        <w:tc>
          <w:tcPr>
            <w:tcW w:w="0" w:type="auto"/>
            <w:shd w:val="clear" w:color="auto" w:fill="auto"/>
            <w:vAlign w:val="bottom"/>
          </w:tcPr>
          <w:p w14:paraId="6549C8E6" w14:textId="7CFA3224"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NUMERIC(7,2)</w:t>
            </w:r>
          </w:p>
        </w:tc>
        <w:tc>
          <w:tcPr>
            <w:tcW w:w="0" w:type="auto"/>
            <w:shd w:val="clear" w:color="auto" w:fill="auto"/>
            <w:vAlign w:val="bottom"/>
          </w:tcPr>
          <w:p w14:paraId="5AAD04B5" w14:textId="4DF4F35F"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Общая</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цена</w:t>
            </w:r>
            <w:proofErr w:type="spellEnd"/>
          </w:p>
        </w:tc>
      </w:tr>
      <w:tr w:rsidR="00F74130" w:rsidRPr="0081246B" w14:paraId="329C7A88" w14:textId="77777777" w:rsidTr="00DE527B">
        <w:tc>
          <w:tcPr>
            <w:tcW w:w="0" w:type="auto"/>
            <w:shd w:val="clear" w:color="auto" w:fill="auto"/>
            <w:vAlign w:val="bottom"/>
          </w:tcPr>
          <w:p w14:paraId="52A763AA" w14:textId="559858B7"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isPaid</w:t>
            </w:r>
          </w:p>
        </w:tc>
        <w:tc>
          <w:tcPr>
            <w:tcW w:w="0" w:type="auto"/>
            <w:shd w:val="clear" w:color="auto" w:fill="auto"/>
            <w:vAlign w:val="bottom"/>
          </w:tcPr>
          <w:p w14:paraId="7AA75130" w14:textId="4BBE9E6A"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BOOLEAN</w:t>
            </w:r>
          </w:p>
        </w:tc>
        <w:tc>
          <w:tcPr>
            <w:tcW w:w="0" w:type="auto"/>
            <w:shd w:val="clear" w:color="auto" w:fill="auto"/>
            <w:vAlign w:val="bottom"/>
          </w:tcPr>
          <w:p w14:paraId="7FE295DF" w14:textId="4D0D6A27"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Оплачен</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ли</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заказ</w:t>
            </w:r>
            <w:proofErr w:type="spellEnd"/>
          </w:p>
        </w:tc>
      </w:tr>
      <w:tr w:rsidR="00F74130" w:rsidRPr="0081246B" w14:paraId="1FF2ADB9" w14:textId="77777777" w:rsidTr="00DE527B">
        <w:tc>
          <w:tcPr>
            <w:tcW w:w="0" w:type="auto"/>
            <w:shd w:val="clear" w:color="auto" w:fill="auto"/>
            <w:vAlign w:val="bottom"/>
          </w:tcPr>
          <w:p w14:paraId="38158A40" w14:textId="32A99270"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paidAt</w:t>
            </w:r>
          </w:p>
        </w:tc>
        <w:tc>
          <w:tcPr>
            <w:tcW w:w="0" w:type="auto"/>
            <w:shd w:val="clear" w:color="auto" w:fill="auto"/>
            <w:vAlign w:val="bottom"/>
          </w:tcPr>
          <w:p w14:paraId="2D6580BC" w14:textId="3CE4F67F"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TIMESTAMP WITH TIME ZONE</w:t>
            </w:r>
          </w:p>
        </w:tc>
        <w:tc>
          <w:tcPr>
            <w:tcW w:w="0" w:type="auto"/>
            <w:shd w:val="clear" w:color="auto" w:fill="auto"/>
            <w:vAlign w:val="bottom"/>
          </w:tcPr>
          <w:p w14:paraId="2A086AB7" w14:textId="14A72A76"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Время</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оплаты</w:t>
            </w:r>
            <w:proofErr w:type="spellEnd"/>
          </w:p>
        </w:tc>
      </w:tr>
      <w:tr w:rsidR="00F74130" w:rsidRPr="0081246B" w14:paraId="16582FA7" w14:textId="77777777" w:rsidTr="00DE527B">
        <w:tc>
          <w:tcPr>
            <w:tcW w:w="0" w:type="auto"/>
            <w:shd w:val="clear" w:color="auto" w:fill="auto"/>
            <w:vAlign w:val="bottom"/>
          </w:tcPr>
          <w:p w14:paraId="3BFF515F" w14:textId="6FAF4D1A"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isDelivered</w:t>
            </w:r>
          </w:p>
        </w:tc>
        <w:tc>
          <w:tcPr>
            <w:tcW w:w="0" w:type="auto"/>
            <w:shd w:val="clear" w:color="auto" w:fill="auto"/>
            <w:vAlign w:val="bottom"/>
          </w:tcPr>
          <w:p w14:paraId="4CE18812" w14:textId="012DDEC8"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BOOLEAN</w:t>
            </w:r>
          </w:p>
        </w:tc>
        <w:tc>
          <w:tcPr>
            <w:tcW w:w="0" w:type="auto"/>
            <w:shd w:val="clear" w:color="auto" w:fill="auto"/>
            <w:vAlign w:val="bottom"/>
          </w:tcPr>
          <w:p w14:paraId="032DFD39" w14:textId="399C6431" w:rsidR="00F74130" w:rsidRPr="0081246B" w:rsidRDefault="00F74130" w:rsidP="00F74130">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Доставлен</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ли</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заказ</w:t>
            </w:r>
            <w:proofErr w:type="spellEnd"/>
          </w:p>
        </w:tc>
      </w:tr>
      <w:tr w:rsidR="00F74130" w:rsidRPr="00EA3C9F" w14:paraId="66E04232" w14:textId="77777777" w:rsidTr="00DE527B">
        <w:tc>
          <w:tcPr>
            <w:tcW w:w="0" w:type="auto"/>
            <w:shd w:val="clear" w:color="auto" w:fill="auto"/>
            <w:vAlign w:val="bottom"/>
          </w:tcPr>
          <w:p w14:paraId="5028D922" w14:textId="3CBC0922" w:rsidR="00F74130" w:rsidRPr="00EA3C9F" w:rsidRDefault="00F74130" w:rsidP="00F74130">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deliveredAt</w:t>
            </w:r>
          </w:p>
        </w:tc>
        <w:tc>
          <w:tcPr>
            <w:tcW w:w="0" w:type="auto"/>
            <w:shd w:val="clear" w:color="auto" w:fill="auto"/>
            <w:vAlign w:val="bottom"/>
          </w:tcPr>
          <w:p w14:paraId="4A1ED86C" w14:textId="51EA3A33" w:rsidR="00F74130" w:rsidRPr="00EA3C9F" w:rsidRDefault="00F74130" w:rsidP="00F74130">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TIMESTAMP WITH TIME ZONE</w:t>
            </w:r>
          </w:p>
        </w:tc>
        <w:tc>
          <w:tcPr>
            <w:tcW w:w="0" w:type="auto"/>
            <w:shd w:val="clear" w:color="auto" w:fill="auto"/>
            <w:vAlign w:val="bottom"/>
          </w:tcPr>
          <w:p w14:paraId="1C6196BB" w14:textId="002DF57F" w:rsidR="00F74130" w:rsidRPr="00EA3C9F" w:rsidRDefault="00F74130" w:rsidP="00F74130">
            <w:pPr>
              <w:spacing w:after="0"/>
              <w:jc w:val="both"/>
              <w:rPr>
                <w:rFonts w:ascii="Times New Roman" w:hAnsi="Times New Roman" w:cs="Times New Roman"/>
                <w:color w:val="374151"/>
                <w:sz w:val="24"/>
                <w:szCs w:val="24"/>
              </w:rPr>
            </w:pPr>
            <w:proofErr w:type="spellStart"/>
            <w:r w:rsidRPr="00EA3C9F">
              <w:rPr>
                <w:rFonts w:ascii="Times New Roman" w:hAnsi="Times New Roman" w:cs="Times New Roman"/>
                <w:color w:val="374151"/>
                <w:sz w:val="24"/>
                <w:szCs w:val="24"/>
              </w:rPr>
              <w:t>Время</w:t>
            </w:r>
            <w:proofErr w:type="spellEnd"/>
            <w:r w:rsidRPr="00EA3C9F">
              <w:rPr>
                <w:rFonts w:ascii="Times New Roman" w:hAnsi="Times New Roman" w:cs="Times New Roman"/>
                <w:color w:val="374151"/>
                <w:sz w:val="24"/>
                <w:szCs w:val="24"/>
              </w:rPr>
              <w:t xml:space="preserve"> доставки</w:t>
            </w:r>
          </w:p>
        </w:tc>
      </w:tr>
      <w:tr w:rsidR="00F74130" w:rsidRPr="00EA3C9F" w14:paraId="07C5EF8F" w14:textId="77777777" w:rsidTr="00DE527B">
        <w:tc>
          <w:tcPr>
            <w:tcW w:w="0" w:type="auto"/>
            <w:shd w:val="clear" w:color="auto" w:fill="auto"/>
            <w:vAlign w:val="bottom"/>
          </w:tcPr>
          <w:p w14:paraId="44587632" w14:textId="51671D1F" w:rsidR="00F74130" w:rsidRPr="00EA3C9F" w:rsidRDefault="00F74130" w:rsidP="00F74130">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id</w:t>
            </w:r>
          </w:p>
        </w:tc>
        <w:tc>
          <w:tcPr>
            <w:tcW w:w="0" w:type="auto"/>
            <w:shd w:val="clear" w:color="auto" w:fill="auto"/>
            <w:vAlign w:val="bottom"/>
          </w:tcPr>
          <w:p w14:paraId="10BB2393" w14:textId="485E3F83" w:rsidR="00F74130" w:rsidRPr="00EA3C9F" w:rsidRDefault="00F74130" w:rsidP="00F74130">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INTEGER</w:t>
            </w:r>
          </w:p>
        </w:tc>
        <w:tc>
          <w:tcPr>
            <w:tcW w:w="0" w:type="auto"/>
            <w:shd w:val="clear" w:color="auto" w:fill="auto"/>
            <w:vAlign w:val="bottom"/>
          </w:tcPr>
          <w:p w14:paraId="765075D9" w14:textId="32326221" w:rsidR="00F74130" w:rsidRPr="00EA3C9F" w:rsidRDefault="00F74130" w:rsidP="00F74130">
            <w:pPr>
              <w:spacing w:after="0"/>
              <w:jc w:val="both"/>
              <w:rPr>
                <w:rFonts w:ascii="Times New Roman" w:hAnsi="Times New Roman" w:cs="Times New Roman"/>
                <w:color w:val="374151"/>
                <w:sz w:val="24"/>
                <w:szCs w:val="24"/>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заказа</w:t>
            </w:r>
            <w:proofErr w:type="spellEnd"/>
          </w:p>
        </w:tc>
      </w:tr>
      <w:tr w:rsidR="00F74130" w:rsidRPr="00EA3C9F" w14:paraId="01DCC88E" w14:textId="77777777" w:rsidTr="00DE527B">
        <w:tc>
          <w:tcPr>
            <w:tcW w:w="0" w:type="auto"/>
            <w:shd w:val="clear" w:color="auto" w:fill="auto"/>
            <w:vAlign w:val="bottom"/>
          </w:tcPr>
          <w:p w14:paraId="4F83FFD0" w14:textId="4D0D7A70" w:rsidR="00F74130" w:rsidRPr="00EA3C9F" w:rsidRDefault="00F74130" w:rsidP="00F74130">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user_id</w:t>
            </w:r>
          </w:p>
        </w:tc>
        <w:tc>
          <w:tcPr>
            <w:tcW w:w="0" w:type="auto"/>
            <w:shd w:val="clear" w:color="auto" w:fill="auto"/>
            <w:vAlign w:val="bottom"/>
          </w:tcPr>
          <w:p w14:paraId="15F9B79D" w14:textId="56D66B57" w:rsidR="00F74130" w:rsidRPr="00EA3C9F" w:rsidRDefault="00F74130" w:rsidP="00F74130">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INTEGER</w:t>
            </w:r>
          </w:p>
        </w:tc>
        <w:tc>
          <w:tcPr>
            <w:tcW w:w="0" w:type="auto"/>
            <w:shd w:val="clear" w:color="auto" w:fill="auto"/>
            <w:vAlign w:val="bottom"/>
          </w:tcPr>
          <w:p w14:paraId="2805CED7" w14:textId="1B3D04D7" w:rsidR="00F74130" w:rsidRPr="00EA3C9F" w:rsidRDefault="00F74130" w:rsidP="00F74130">
            <w:pPr>
              <w:spacing w:after="0"/>
              <w:jc w:val="both"/>
              <w:rPr>
                <w:rFonts w:ascii="Times New Roman" w:hAnsi="Times New Roman" w:cs="Times New Roman"/>
                <w:color w:val="374151"/>
                <w:sz w:val="24"/>
                <w:szCs w:val="24"/>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пользователя</w:t>
            </w:r>
            <w:proofErr w:type="spellEnd"/>
          </w:p>
        </w:tc>
      </w:tr>
      <w:tr w:rsidR="00F74130" w:rsidRPr="00EA3C9F" w14:paraId="587201F4" w14:textId="77777777" w:rsidTr="00DE527B">
        <w:tc>
          <w:tcPr>
            <w:tcW w:w="0" w:type="auto"/>
            <w:shd w:val="clear" w:color="auto" w:fill="auto"/>
            <w:vAlign w:val="bottom"/>
          </w:tcPr>
          <w:p w14:paraId="0E0696C7" w14:textId="10CDE1D2" w:rsidR="00F74130" w:rsidRPr="00EA3C9F" w:rsidRDefault="00F74130" w:rsidP="00F74130">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createdAt</w:t>
            </w:r>
          </w:p>
        </w:tc>
        <w:tc>
          <w:tcPr>
            <w:tcW w:w="0" w:type="auto"/>
            <w:shd w:val="clear" w:color="auto" w:fill="auto"/>
            <w:vAlign w:val="bottom"/>
          </w:tcPr>
          <w:p w14:paraId="2DD303B3" w14:textId="196E6C76" w:rsidR="00F74130" w:rsidRPr="00EA3C9F" w:rsidRDefault="00F74130" w:rsidP="00F74130">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TIMESTAMP WITH TIME ZONE</w:t>
            </w:r>
          </w:p>
        </w:tc>
        <w:tc>
          <w:tcPr>
            <w:tcW w:w="0" w:type="auto"/>
            <w:shd w:val="clear" w:color="auto" w:fill="auto"/>
            <w:vAlign w:val="bottom"/>
          </w:tcPr>
          <w:p w14:paraId="1341A560" w14:textId="0D00FAE6" w:rsidR="00F74130" w:rsidRPr="00EA3C9F" w:rsidRDefault="00F74130" w:rsidP="00F74130">
            <w:pPr>
              <w:spacing w:after="0"/>
              <w:jc w:val="both"/>
              <w:rPr>
                <w:rFonts w:ascii="Times New Roman" w:hAnsi="Times New Roman" w:cs="Times New Roman"/>
                <w:color w:val="374151"/>
                <w:sz w:val="24"/>
                <w:szCs w:val="24"/>
              </w:rPr>
            </w:pPr>
            <w:proofErr w:type="spellStart"/>
            <w:r w:rsidRPr="00EA3C9F">
              <w:rPr>
                <w:rFonts w:ascii="Times New Roman" w:hAnsi="Times New Roman" w:cs="Times New Roman"/>
                <w:color w:val="374151"/>
                <w:sz w:val="24"/>
                <w:szCs w:val="24"/>
              </w:rPr>
              <w:t>Время</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создания</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заказа</w:t>
            </w:r>
            <w:proofErr w:type="spellEnd"/>
          </w:p>
        </w:tc>
      </w:tr>
      <w:tr w:rsidR="00F74130" w:rsidRPr="00EA3C9F" w14:paraId="6164F29B" w14:textId="77777777" w:rsidTr="00DE527B">
        <w:tc>
          <w:tcPr>
            <w:tcW w:w="0" w:type="auto"/>
            <w:shd w:val="clear" w:color="auto" w:fill="auto"/>
            <w:vAlign w:val="bottom"/>
          </w:tcPr>
          <w:p w14:paraId="28C1E2AE" w14:textId="6EE07979" w:rsidR="00F74130" w:rsidRPr="00EA3C9F" w:rsidRDefault="00F74130" w:rsidP="00F74130">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paymentMethod</w:t>
            </w:r>
          </w:p>
        </w:tc>
        <w:tc>
          <w:tcPr>
            <w:tcW w:w="0" w:type="auto"/>
            <w:shd w:val="clear" w:color="auto" w:fill="auto"/>
            <w:vAlign w:val="bottom"/>
          </w:tcPr>
          <w:p w14:paraId="3121FC69" w14:textId="224A59EC" w:rsidR="00F74130" w:rsidRPr="00EA3C9F" w:rsidRDefault="00F74130" w:rsidP="00F74130">
            <w:pPr>
              <w:spacing w:after="0"/>
              <w:jc w:val="both"/>
              <w:rPr>
                <w:rFonts w:ascii="Times New Roman" w:hAnsi="Times New Roman" w:cs="Times New Roman"/>
                <w:color w:val="374151"/>
                <w:sz w:val="24"/>
                <w:szCs w:val="24"/>
              </w:rPr>
            </w:pPr>
            <w:r w:rsidRPr="00EA3C9F">
              <w:rPr>
                <w:rFonts w:ascii="Times New Roman" w:hAnsi="Times New Roman" w:cs="Times New Roman"/>
                <w:color w:val="374151"/>
                <w:sz w:val="24"/>
                <w:szCs w:val="24"/>
              </w:rPr>
              <w:t>VARCHAR(200)</w:t>
            </w:r>
          </w:p>
        </w:tc>
        <w:tc>
          <w:tcPr>
            <w:tcW w:w="0" w:type="auto"/>
            <w:shd w:val="clear" w:color="auto" w:fill="auto"/>
            <w:vAlign w:val="bottom"/>
          </w:tcPr>
          <w:p w14:paraId="7FDD21C1" w14:textId="55681450" w:rsidR="00F74130" w:rsidRPr="00EA3C9F" w:rsidRDefault="00F74130" w:rsidP="00F74130">
            <w:pPr>
              <w:spacing w:after="0"/>
              <w:jc w:val="both"/>
              <w:rPr>
                <w:rFonts w:ascii="Times New Roman" w:hAnsi="Times New Roman" w:cs="Times New Roman"/>
                <w:color w:val="374151"/>
                <w:sz w:val="24"/>
                <w:szCs w:val="24"/>
              </w:rPr>
            </w:pPr>
            <w:proofErr w:type="spellStart"/>
            <w:r w:rsidRPr="00EA3C9F">
              <w:rPr>
                <w:rFonts w:ascii="Times New Roman" w:hAnsi="Times New Roman" w:cs="Times New Roman"/>
                <w:color w:val="374151"/>
                <w:sz w:val="24"/>
                <w:szCs w:val="24"/>
              </w:rPr>
              <w:t>Метод</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оплаты</w:t>
            </w:r>
            <w:proofErr w:type="spellEnd"/>
          </w:p>
        </w:tc>
      </w:tr>
    </w:tbl>
    <w:p w14:paraId="7C72CCE4" w14:textId="49585FF3" w:rsidR="00323D4A" w:rsidRPr="00AB727C" w:rsidRDefault="00AB727C" w:rsidP="00D934DC">
      <w:pPr>
        <w:pStyle w:val="Title"/>
        <w:spacing w:before="240"/>
        <w:rPr>
          <w:sz w:val="24"/>
          <w:szCs w:val="24"/>
        </w:rPr>
      </w:pPr>
      <w:r>
        <w:t>Таблица Courier, описанная в таблице</w:t>
      </w:r>
      <w:r>
        <w:rPr>
          <w:lang w:val="ru-RU"/>
        </w:rPr>
        <w:t xml:space="preserve"> 3.7</w:t>
      </w:r>
      <w:r>
        <w:t>, играет важную роль в системе управления нашего онлайн-маркетплейса, поскольку она содержит в себе данные о курьерах, ответственных за доставку товаров. Без этих данных невозможно было бы организовать надлежащую доставку.</w:t>
      </w:r>
    </w:p>
    <w:p w14:paraId="14E9CFC1" w14:textId="0B5FFCD2" w:rsidR="00CC3825" w:rsidRPr="0081246B" w:rsidRDefault="00CC3825" w:rsidP="00CC3825">
      <w:pPr>
        <w:spacing w:before="240" w:after="0"/>
        <w:jc w:val="both"/>
        <w:rPr>
          <w:rFonts w:ascii="Times New Roman" w:eastAsia="Calibri" w:hAnsi="Times New Roman" w:cs="Times New Roman"/>
          <w:color w:val="000000" w:themeColor="text1"/>
          <w:sz w:val="28"/>
          <w:szCs w:val="24"/>
          <w:lang w:val="ru-RU"/>
        </w:rPr>
      </w:pPr>
      <w:r w:rsidRPr="0081246B">
        <w:rPr>
          <w:rFonts w:ascii="Times New Roman" w:eastAsia="Calibri" w:hAnsi="Times New Roman" w:cs="Times New Roman"/>
          <w:color w:val="000000" w:themeColor="text1"/>
          <w:sz w:val="28"/>
          <w:szCs w:val="24"/>
          <w:lang w:val="ru-RU"/>
        </w:rPr>
        <w:t>Таблица 3.</w:t>
      </w:r>
      <w:r w:rsidRPr="00E74349">
        <w:rPr>
          <w:rFonts w:ascii="Times New Roman" w:eastAsia="Calibri" w:hAnsi="Times New Roman" w:cs="Times New Roman"/>
          <w:color w:val="000000" w:themeColor="text1"/>
          <w:sz w:val="28"/>
          <w:szCs w:val="24"/>
          <w:lang w:val="ru-RU"/>
        </w:rPr>
        <w:t xml:space="preserve">7 </w:t>
      </w:r>
      <w:r w:rsidR="005D216F">
        <w:rPr>
          <w:rFonts w:ascii="Times New Roman" w:eastAsia="Calibri" w:hAnsi="Times New Roman" w:cs="Times New Roman"/>
          <w:color w:val="000000" w:themeColor="text1"/>
          <w:sz w:val="28"/>
          <w:szCs w:val="24"/>
          <w:shd w:val="clear" w:color="auto" w:fill="FFFFFF"/>
          <w:lang w:val="ru-RU"/>
        </w:rPr>
        <w:t xml:space="preserve">– </w:t>
      </w:r>
      <w:r>
        <w:rPr>
          <w:rFonts w:ascii="Times New Roman" w:hAnsi="Times New Roman" w:cs="Times New Roman"/>
          <w:sz w:val="28"/>
          <w:szCs w:val="28"/>
        </w:rPr>
        <w:t>Courier</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9"/>
        <w:gridCol w:w="2959"/>
        <w:gridCol w:w="5029"/>
      </w:tblGrid>
      <w:tr w:rsidR="00010300" w:rsidRPr="0081246B" w14:paraId="7F88BD3A" w14:textId="77777777" w:rsidTr="00DE527B">
        <w:tc>
          <w:tcPr>
            <w:tcW w:w="0" w:type="auto"/>
            <w:shd w:val="clear" w:color="auto" w:fill="auto"/>
            <w:vAlign w:val="bottom"/>
          </w:tcPr>
          <w:p w14:paraId="6460C489" w14:textId="77777777" w:rsidR="00010300" w:rsidRPr="0081246B" w:rsidRDefault="00010300"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Название</w:t>
            </w:r>
          </w:p>
        </w:tc>
        <w:tc>
          <w:tcPr>
            <w:tcW w:w="0" w:type="auto"/>
            <w:shd w:val="clear" w:color="auto" w:fill="auto"/>
            <w:vAlign w:val="bottom"/>
          </w:tcPr>
          <w:p w14:paraId="6F60966E" w14:textId="77777777" w:rsidR="00010300" w:rsidRPr="0081246B" w:rsidRDefault="00010300"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Тип данных</w:t>
            </w:r>
          </w:p>
        </w:tc>
        <w:tc>
          <w:tcPr>
            <w:tcW w:w="0" w:type="auto"/>
            <w:shd w:val="clear" w:color="auto" w:fill="auto"/>
            <w:vAlign w:val="bottom"/>
          </w:tcPr>
          <w:p w14:paraId="6777F1EB" w14:textId="77777777" w:rsidR="00010300" w:rsidRPr="0081246B" w:rsidRDefault="00010300"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Описание</w:t>
            </w:r>
          </w:p>
        </w:tc>
      </w:tr>
      <w:tr w:rsidR="00010300" w:rsidRPr="0081246B" w14:paraId="60617D8C" w14:textId="77777777" w:rsidTr="00DE527B">
        <w:tc>
          <w:tcPr>
            <w:tcW w:w="0" w:type="auto"/>
            <w:shd w:val="clear" w:color="auto" w:fill="auto"/>
            <w:vAlign w:val="bottom"/>
          </w:tcPr>
          <w:p w14:paraId="3BD059C0" w14:textId="6F257796"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id</w:t>
            </w:r>
          </w:p>
        </w:tc>
        <w:tc>
          <w:tcPr>
            <w:tcW w:w="0" w:type="auto"/>
            <w:shd w:val="clear" w:color="auto" w:fill="auto"/>
            <w:vAlign w:val="bottom"/>
          </w:tcPr>
          <w:p w14:paraId="430FE202" w14:textId="70A8C834"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535E3699" w14:textId="4CE7F454"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курьера</w:t>
            </w:r>
            <w:proofErr w:type="spellEnd"/>
          </w:p>
        </w:tc>
      </w:tr>
      <w:tr w:rsidR="00010300" w:rsidRPr="0081246B" w14:paraId="597574AF" w14:textId="77777777" w:rsidTr="00DE527B">
        <w:tc>
          <w:tcPr>
            <w:tcW w:w="0" w:type="auto"/>
            <w:shd w:val="clear" w:color="auto" w:fill="auto"/>
            <w:vAlign w:val="bottom"/>
          </w:tcPr>
          <w:p w14:paraId="171A4844" w14:textId="68A7C84E"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name</w:t>
            </w:r>
          </w:p>
        </w:tc>
        <w:tc>
          <w:tcPr>
            <w:tcW w:w="0" w:type="auto"/>
            <w:shd w:val="clear" w:color="auto" w:fill="auto"/>
            <w:vAlign w:val="bottom"/>
          </w:tcPr>
          <w:p w14:paraId="66531B76" w14:textId="5BDD6300"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VARCHAR(200)</w:t>
            </w:r>
          </w:p>
        </w:tc>
        <w:tc>
          <w:tcPr>
            <w:tcW w:w="0" w:type="auto"/>
            <w:shd w:val="clear" w:color="auto" w:fill="auto"/>
            <w:vAlign w:val="bottom"/>
          </w:tcPr>
          <w:p w14:paraId="1D517801" w14:textId="46342292"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Имя</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курьера</w:t>
            </w:r>
            <w:proofErr w:type="spellEnd"/>
          </w:p>
        </w:tc>
      </w:tr>
      <w:tr w:rsidR="00010300" w:rsidRPr="0081246B" w14:paraId="3443B83F" w14:textId="77777777" w:rsidTr="00DE527B">
        <w:tc>
          <w:tcPr>
            <w:tcW w:w="0" w:type="auto"/>
            <w:shd w:val="clear" w:color="auto" w:fill="auto"/>
            <w:vAlign w:val="bottom"/>
          </w:tcPr>
          <w:p w14:paraId="0A0A51DE" w14:textId="1A1FFA04"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active</w:t>
            </w:r>
          </w:p>
        </w:tc>
        <w:tc>
          <w:tcPr>
            <w:tcW w:w="0" w:type="auto"/>
            <w:shd w:val="clear" w:color="auto" w:fill="auto"/>
            <w:vAlign w:val="bottom"/>
          </w:tcPr>
          <w:p w14:paraId="48F36187" w14:textId="0C426A6A"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BOOLEAN</w:t>
            </w:r>
          </w:p>
        </w:tc>
        <w:tc>
          <w:tcPr>
            <w:tcW w:w="0" w:type="auto"/>
            <w:shd w:val="clear" w:color="auto" w:fill="auto"/>
            <w:vAlign w:val="bottom"/>
          </w:tcPr>
          <w:p w14:paraId="3BF15481" w14:textId="7050B945"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Активен</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ли</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курьер</w:t>
            </w:r>
            <w:proofErr w:type="spellEnd"/>
          </w:p>
        </w:tc>
      </w:tr>
      <w:tr w:rsidR="00010300" w:rsidRPr="0081246B" w14:paraId="037DE0F6" w14:textId="77777777" w:rsidTr="00DE527B">
        <w:tc>
          <w:tcPr>
            <w:tcW w:w="0" w:type="auto"/>
            <w:shd w:val="clear" w:color="auto" w:fill="auto"/>
            <w:vAlign w:val="bottom"/>
          </w:tcPr>
          <w:p w14:paraId="25002B7F" w14:textId="359DA567"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user_id</w:t>
            </w:r>
          </w:p>
        </w:tc>
        <w:tc>
          <w:tcPr>
            <w:tcW w:w="0" w:type="auto"/>
            <w:shd w:val="clear" w:color="auto" w:fill="auto"/>
            <w:vAlign w:val="bottom"/>
          </w:tcPr>
          <w:p w14:paraId="12915C1D" w14:textId="3F2C57BE"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6D87881E" w14:textId="592057B3"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пользователя</w:t>
            </w:r>
            <w:proofErr w:type="spellEnd"/>
          </w:p>
        </w:tc>
      </w:tr>
    </w:tbl>
    <w:p w14:paraId="00BA2567" w14:textId="33FEAF9E" w:rsidR="00AB727C" w:rsidRPr="00AB727C" w:rsidRDefault="00AB727C" w:rsidP="00D934DC">
      <w:pPr>
        <w:pStyle w:val="Title"/>
        <w:spacing w:before="240"/>
        <w:rPr>
          <w:sz w:val="24"/>
          <w:szCs w:val="24"/>
        </w:rPr>
      </w:pPr>
      <w:r>
        <w:t>Таблица Category, подробно представленная в таблиц</w:t>
      </w:r>
      <w:r>
        <w:rPr>
          <w:lang w:val="ru-RU"/>
        </w:rPr>
        <w:t xml:space="preserve">е 3.8 </w:t>
      </w:r>
      <w:r>
        <w:t>, играет существенную роль в нашем онлайн-маркетплейсе, так как она содержит информацию о категориях товаров. Это позволяет клиентам удобно навигировать по ассортименту и выбирать товары в соответствии с их потребностями.</w:t>
      </w:r>
    </w:p>
    <w:p w14:paraId="54E68C34" w14:textId="5E65C16C" w:rsidR="00CC3825" w:rsidRPr="0081246B" w:rsidRDefault="00CC3825" w:rsidP="00CC3825">
      <w:pPr>
        <w:spacing w:before="240" w:after="0"/>
        <w:jc w:val="both"/>
        <w:rPr>
          <w:rFonts w:ascii="Times New Roman" w:eastAsia="Calibri" w:hAnsi="Times New Roman" w:cs="Times New Roman"/>
          <w:color w:val="000000" w:themeColor="text1"/>
          <w:sz w:val="28"/>
          <w:szCs w:val="24"/>
          <w:lang w:val="ru-RU"/>
        </w:rPr>
      </w:pPr>
      <w:r w:rsidRPr="0081246B">
        <w:rPr>
          <w:rFonts w:ascii="Times New Roman" w:eastAsia="Calibri" w:hAnsi="Times New Roman" w:cs="Times New Roman"/>
          <w:color w:val="000000" w:themeColor="text1"/>
          <w:sz w:val="28"/>
          <w:szCs w:val="24"/>
          <w:lang w:val="ru-RU"/>
        </w:rPr>
        <w:lastRenderedPageBreak/>
        <w:t>Таблица 3.</w:t>
      </w:r>
      <w:r>
        <w:rPr>
          <w:rFonts w:ascii="Times New Roman" w:eastAsia="Calibri" w:hAnsi="Times New Roman" w:cs="Times New Roman"/>
          <w:color w:val="000000" w:themeColor="text1"/>
          <w:sz w:val="28"/>
          <w:szCs w:val="24"/>
        </w:rPr>
        <w:t xml:space="preserve">8 </w:t>
      </w:r>
      <w:r w:rsidR="005D216F">
        <w:rPr>
          <w:rFonts w:ascii="Times New Roman" w:eastAsia="Calibri" w:hAnsi="Times New Roman" w:cs="Times New Roman"/>
          <w:color w:val="000000" w:themeColor="text1"/>
          <w:sz w:val="28"/>
          <w:szCs w:val="24"/>
          <w:shd w:val="clear" w:color="auto" w:fill="FFFFFF"/>
          <w:lang w:val="ru-RU"/>
        </w:rPr>
        <w:t xml:space="preserve">– </w:t>
      </w:r>
      <w:r>
        <w:rPr>
          <w:rFonts w:ascii="Times New Roman" w:eastAsia="Calibri" w:hAnsi="Times New Roman" w:cs="Times New Roman"/>
          <w:color w:val="000000" w:themeColor="text1"/>
          <w:sz w:val="28"/>
          <w:szCs w:val="24"/>
          <w:shd w:val="clear" w:color="auto" w:fill="FFFFFF"/>
        </w:rPr>
        <w:t>Category</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3119"/>
        <w:gridCol w:w="4771"/>
      </w:tblGrid>
      <w:tr w:rsidR="00010300" w:rsidRPr="0081246B" w14:paraId="7B90FD4D" w14:textId="77777777" w:rsidTr="00DE527B">
        <w:tc>
          <w:tcPr>
            <w:tcW w:w="0" w:type="auto"/>
            <w:shd w:val="clear" w:color="auto" w:fill="auto"/>
            <w:vAlign w:val="bottom"/>
          </w:tcPr>
          <w:p w14:paraId="3D10E246" w14:textId="77777777" w:rsidR="00010300" w:rsidRPr="0081246B" w:rsidRDefault="00010300"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Название</w:t>
            </w:r>
          </w:p>
        </w:tc>
        <w:tc>
          <w:tcPr>
            <w:tcW w:w="0" w:type="auto"/>
            <w:shd w:val="clear" w:color="auto" w:fill="auto"/>
            <w:vAlign w:val="bottom"/>
          </w:tcPr>
          <w:p w14:paraId="4BC57C0F" w14:textId="77777777" w:rsidR="00010300" w:rsidRPr="0081246B" w:rsidRDefault="00010300"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Тип данных</w:t>
            </w:r>
          </w:p>
        </w:tc>
        <w:tc>
          <w:tcPr>
            <w:tcW w:w="0" w:type="auto"/>
            <w:shd w:val="clear" w:color="auto" w:fill="auto"/>
            <w:vAlign w:val="bottom"/>
          </w:tcPr>
          <w:p w14:paraId="7235231D" w14:textId="77777777" w:rsidR="00010300" w:rsidRPr="0081246B" w:rsidRDefault="00010300" w:rsidP="00DE527B">
            <w:pPr>
              <w:spacing w:after="0"/>
              <w:jc w:val="both"/>
              <w:rPr>
                <w:rFonts w:ascii="Times New Roman" w:eastAsia="Calibri" w:hAnsi="Times New Roman" w:cs="Times New Roman"/>
                <w:color w:val="000000"/>
                <w:sz w:val="24"/>
                <w:szCs w:val="24"/>
                <w:shd w:val="clear" w:color="auto" w:fill="FFFFFF"/>
                <w:lang w:val="ru-RU"/>
              </w:rPr>
            </w:pPr>
            <w:r w:rsidRPr="0081246B">
              <w:rPr>
                <w:rFonts w:ascii="Times New Roman" w:eastAsia="Calibri" w:hAnsi="Times New Roman" w:cs="Times New Roman"/>
                <w:color w:val="000000"/>
                <w:sz w:val="24"/>
                <w:szCs w:val="24"/>
                <w:shd w:val="clear" w:color="auto" w:fill="FFFFFF"/>
                <w:lang w:val="ru-RU"/>
              </w:rPr>
              <w:t>Описание</w:t>
            </w:r>
          </w:p>
        </w:tc>
      </w:tr>
      <w:tr w:rsidR="00010300" w:rsidRPr="0081246B" w14:paraId="003AF853" w14:textId="77777777" w:rsidTr="00DE527B">
        <w:tc>
          <w:tcPr>
            <w:tcW w:w="0" w:type="auto"/>
            <w:shd w:val="clear" w:color="auto" w:fill="auto"/>
            <w:vAlign w:val="bottom"/>
          </w:tcPr>
          <w:p w14:paraId="0452773A" w14:textId="7D6A0DFE"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id</w:t>
            </w:r>
          </w:p>
        </w:tc>
        <w:tc>
          <w:tcPr>
            <w:tcW w:w="0" w:type="auto"/>
            <w:shd w:val="clear" w:color="auto" w:fill="auto"/>
            <w:vAlign w:val="bottom"/>
          </w:tcPr>
          <w:p w14:paraId="6AB4901C" w14:textId="0656B12D"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INTEGER</w:t>
            </w:r>
          </w:p>
        </w:tc>
        <w:tc>
          <w:tcPr>
            <w:tcW w:w="0" w:type="auto"/>
            <w:shd w:val="clear" w:color="auto" w:fill="auto"/>
            <w:vAlign w:val="bottom"/>
          </w:tcPr>
          <w:p w14:paraId="2C096A2D" w14:textId="5EF4087C"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Идентификатор</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категории</w:t>
            </w:r>
            <w:proofErr w:type="spellEnd"/>
          </w:p>
        </w:tc>
      </w:tr>
      <w:tr w:rsidR="00010300" w:rsidRPr="0081246B" w14:paraId="444C8437" w14:textId="77777777" w:rsidTr="00DE527B">
        <w:tc>
          <w:tcPr>
            <w:tcW w:w="0" w:type="auto"/>
            <w:shd w:val="clear" w:color="auto" w:fill="auto"/>
            <w:vAlign w:val="bottom"/>
          </w:tcPr>
          <w:p w14:paraId="71552F90" w14:textId="5247536B"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name</w:t>
            </w:r>
          </w:p>
        </w:tc>
        <w:tc>
          <w:tcPr>
            <w:tcW w:w="0" w:type="auto"/>
            <w:shd w:val="clear" w:color="auto" w:fill="auto"/>
            <w:vAlign w:val="bottom"/>
          </w:tcPr>
          <w:p w14:paraId="6C0E95FB" w14:textId="6C628955"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r w:rsidRPr="00EA3C9F">
              <w:rPr>
                <w:rFonts w:ascii="Times New Roman" w:hAnsi="Times New Roman" w:cs="Times New Roman"/>
                <w:color w:val="374151"/>
                <w:sz w:val="24"/>
                <w:szCs w:val="24"/>
              </w:rPr>
              <w:t>VARCHAR(200)</w:t>
            </w:r>
          </w:p>
        </w:tc>
        <w:tc>
          <w:tcPr>
            <w:tcW w:w="0" w:type="auto"/>
            <w:shd w:val="clear" w:color="auto" w:fill="auto"/>
            <w:vAlign w:val="bottom"/>
          </w:tcPr>
          <w:p w14:paraId="069CB15A" w14:textId="5193387C" w:rsidR="00010300" w:rsidRPr="0081246B" w:rsidRDefault="00010300" w:rsidP="00010300">
            <w:pPr>
              <w:spacing w:after="0"/>
              <w:jc w:val="both"/>
              <w:rPr>
                <w:rFonts w:ascii="Times New Roman" w:eastAsia="Calibri" w:hAnsi="Times New Roman" w:cs="Times New Roman"/>
                <w:color w:val="000000"/>
                <w:sz w:val="24"/>
                <w:szCs w:val="24"/>
                <w:shd w:val="clear" w:color="auto" w:fill="FFFFFF"/>
                <w:lang w:val="ru-RU"/>
              </w:rPr>
            </w:pPr>
            <w:proofErr w:type="spellStart"/>
            <w:r w:rsidRPr="00EA3C9F">
              <w:rPr>
                <w:rFonts w:ascii="Times New Roman" w:hAnsi="Times New Roman" w:cs="Times New Roman"/>
                <w:color w:val="374151"/>
                <w:sz w:val="24"/>
                <w:szCs w:val="24"/>
              </w:rPr>
              <w:t>Название</w:t>
            </w:r>
            <w:proofErr w:type="spellEnd"/>
            <w:r w:rsidRPr="00EA3C9F">
              <w:rPr>
                <w:rFonts w:ascii="Times New Roman" w:hAnsi="Times New Roman" w:cs="Times New Roman"/>
                <w:color w:val="374151"/>
                <w:sz w:val="24"/>
                <w:szCs w:val="24"/>
              </w:rPr>
              <w:t xml:space="preserve"> </w:t>
            </w:r>
            <w:proofErr w:type="spellStart"/>
            <w:r w:rsidRPr="00EA3C9F">
              <w:rPr>
                <w:rFonts w:ascii="Times New Roman" w:hAnsi="Times New Roman" w:cs="Times New Roman"/>
                <w:color w:val="374151"/>
                <w:sz w:val="24"/>
                <w:szCs w:val="24"/>
              </w:rPr>
              <w:t>категории</w:t>
            </w:r>
            <w:proofErr w:type="spellEnd"/>
          </w:p>
        </w:tc>
      </w:tr>
    </w:tbl>
    <w:p w14:paraId="4BED7A5C" w14:textId="0D4018B9" w:rsidR="00E33B93" w:rsidRPr="00A8457C" w:rsidRDefault="00E33B93" w:rsidP="00D934DC">
      <w:pPr>
        <w:pStyle w:val="Title"/>
        <w:spacing w:before="240"/>
      </w:pPr>
      <w:r>
        <w:t>После создания таблиц они были заполнены небольшим количеством тестовых данных для проверки работоспособности и разработки объектов следующих пунктов.</w:t>
      </w:r>
    </w:p>
    <w:p w14:paraId="707BEB4B" w14:textId="77777777" w:rsidR="00E33B93" w:rsidRPr="00A8457C" w:rsidRDefault="00E33B93" w:rsidP="00DF6527">
      <w:pPr>
        <w:pStyle w:val="Heading2"/>
      </w:pPr>
      <w:bookmarkStart w:id="8" w:name="_Toc135302838"/>
      <w:r w:rsidRPr="00A8457C">
        <w:t>Триггеры</w:t>
      </w:r>
      <w:bookmarkEnd w:id="8"/>
    </w:p>
    <w:p w14:paraId="37CF7369" w14:textId="1AF2CAC1" w:rsidR="00CE761D" w:rsidRPr="00CE761D" w:rsidRDefault="00CE761D" w:rsidP="00CE761D">
      <w:pPr>
        <w:pStyle w:val="Title"/>
      </w:pPr>
      <w:r w:rsidRPr="00CE761D">
        <w:t xml:space="preserve">В рамках данной </w:t>
      </w:r>
      <w:r w:rsidR="00630533">
        <w:rPr>
          <w:lang w:val="ru-RU"/>
        </w:rPr>
        <w:t>базы данных</w:t>
      </w:r>
      <w:r w:rsidRPr="00CE761D">
        <w:t xml:space="preserve"> </w:t>
      </w:r>
      <w:r w:rsidR="00630533">
        <w:rPr>
          <w:lang w:val="ru-RU"/>
        </w:rPr>
        <w:t xml:space="preserve">было </w:t>
      </w:r>
      <w:r w:rsidRPr="00CE761D">
        <w:t>созд</w:t>
      </w:r>
      <w:proofErr w:type="spellStart"/>
      <w:r w:rsidR="00630533">
        <w:rPr>
          <w:lang w:val="ru-RU"/>
        </w:rPr>
        <w:t>ано</w:t>
      </w:r>
      <w:proofErr w:type="spellEnd"/>
      <w:r w:rsidRPr="00CE761D">
        <w:t xml:space="preserve"> </w:t>
      </w:r>
      <w:r w:rsidR="003256B0">
        <w:rPr>
          <w:lang w:val="ru-RU"/>
        </w:rPr>
        <w:t>пять</w:t>
      </w:r>
      <w:r w:rsidRPr="00CE761D">
        <w:t xml:space="preserve"> триггер</w:t>
      </w:r>
      <w:proofErr w:type="spellStart"/>
      <w:r w:rsidR="003256B0">
        <w:rPr>
          <w:lang w:val="ru-RU"/>
        </w:rPr>
        <w:t>ов</w:t>
      </w:r>
      <w:proofErr w:type="spellEnd"/>
      <w:r w:rsidRPr="00CE761D">
        <w:t>.</w:t>
      </w:r>
    </w:p>
    <w:p w14:paraId="2C8B5A83" w14:textId="4232790F" w:rsidR="00CE761D" w:rsidRPr="00CE761D" w:rsidRDefault="00CE761D" w:rsidP="00CE761D">
      <w:pPr>
        <w:pStyle w:val="Title"/>
      </w:pPr>
      <w:r w:rsidRPr="00CE761D">
        <w:t xml:space="preserve">Первый триггер </w:t>
      </w:r>
      <w:r>
        <w:rPr>
          <w:lang w:val="ru-RU"/>
        </w:rPr>
        <w:t xml:space="preserve">– </w:t>
      </w:r>
      <w:r w:rsidRPr="00CE761D">
        <w:t>BEFORE UPDATE на таблице</w:t>
      </w:r>
      <w:r w:rsidR="00C40A20">
        <w:rPr>
          <w:lang w:val="ru-RU"/>
        </w:rPr>
        <w:t xml:space="preserve"> </w:t>
      </w:r>
      <w:r w:rsidR="00C40A20">
        <w:rPr>
          <w:rStyle w:val="HTMLCode"/>
          <w:rFonts w:ascii="Times New Roman" w:eastAsiaTheme="majorEastAsia" w:hAnsi="Times New Roman" w:cstheme="majorBidi"/>
          <w:sz w:val="28"/>
          <w:szCs w:val="56"/>
          <w:lang w:val="en-US"/>
        </w:rPr>
        <w:t>O</w:t>
      </w:r>
      <w:r w:rsidRPr="00CE761D">
        <w:rPr>
          <w:rStyle w:val="HTMLCode"/>
          <w:rFonts w:ascii="Times New Roman" w:eastAsiaTheme="majorEastAsia" w:hAnsi="Times New Roman" w:cstheme="majorBidi"/>
          <w:sz w:val="28"/>
          <w:szCs w:val="56"/>
        </w:rPr>
        <w:t>rder</w:t>
      </w:r>
      <w:r w:rsidRPr="00CE761D">
        <w:t xml:space="preserve">, он отвечает за автоматическое обновление поля </w:t>
      </w:r>
      <w:r w:rsidRPr="00CE761D">
        <w:rPr>
          <w:rStyle w:val="HTMLCode"/>
          <w:rFonts w:ascii="Times New Roman" w:eastAsiaTheme="majorEastAsia" w:hAnsi="Times New Roman" w:cstheme="majorBidi"/>
          <w:sz w:val="28"/>
          <w:szCs w:val="56"/>
        </w:rPr>
        <w:t>isPaid</w:t>
      </w:r>
      <w:r w:rsidRPr="00CE761D">
        <w:t xml:space="preserve"> до TRUE, когда статус заказа будет изменен на 'Paid'.</w:t>
      </w:r>
    </w:p>
    <w:p w14:paraId="791C257C" w14:textId="20F05BBA" w:rsidR="00CE761D" w:rsidRPr="00CE761D" w:rsidRDefault="00CE761D" w:rsidP="00CE761D">
      <w:pPr>
        <w:pStyle w:val="Title"/>
      </w:pPr>
      <w:r w:rsidRPr="00CE761D">
        <w:t xml:space="preserve">Второй триггер </w:t>
      </w:r>
      <w:r>
        <w:rPr>
          <w:lang w:val="ru-RU"/>
        </w:rPr>
        <w:t xml:space="preserve"> –</w:t>
      </w:r>
      <w:r w:rsidRPr="00CE761D">
        <w:t xml:space="preserve"> </w:t>
      </w:r>
      <w:r>
        <w:rPr>
          <w:lang w:val="ru-RU"/>
        </w:rPr>
        <w:t xml:space="preserve"> </w:t>
      </w:r>
      <w:r w:rsidRPr="00CE761D">
        <w:t>BEFORE INSERT на таблице</w:t>
      </w:r>
      <w:r w:rsidR="00C40A20" w:rsidRPr="00C40A20">
        <w:rPr>
          <w:lang w:val="ru-RU"/>
        </w:rPr>
        <w:t xml:space="preserve"> </w:t>
      </w:r>
      <w:r w:rsidR="00C40A20">
        <w:rPr>
          <w:lang w:val="en-US"/>
        </w:rPr>
        <w:t>O</w:t>
      </w:r>
      <w:r w:rsidRPr="00CE761D">
        <w:rPr>
          <w:rStyle w:val="HTMLCode"/>
          <w:rFonts w:ascii="Times New Roman" w:eastAsiaTheme="majorEastAsia" w:hAnsi="Times New Roman" w:cstheme="majorBidi"/>
          <w:sz w:val="28"/>
          <w:szCs w:val="56"/>
        </w:rPr>
        <w:t>rder</w:t>
      </w:r>
      <w:r w:rsidRPr="00CE761D">
        <w:t>, он проверяет наличие товара на складе перед созданием заказа. Если товара нет в наличии, то заказ не будет создан.</w:t>
      </w:r>
    </w:p>
    <w:p w14:paraId="47D6F457" w14:textId="70D935A2" w:rsidR="00CE761D" w:rsidRDefault="00CE761D" w:rsidP="00CE761D">
      <w:pPr>
        <w:pStyle w:val="Title"/>
      </w:pPr>
      <w:r w:rsidRPr="00CE761D">
        <w:t xml:space="preserve">Третий триггер </w:t>
      </w:r>
      <w:r>
        <w:rPr>
          <w:lang w:val="ru-RU"/>
        </w:rPr>
        <w:t>–</w:t>
      </w:r>
      <w:r w:rsidRPr="00CE761D">
        <w:t xml:space="preserve"> AFTER INSERT на таблице</w:t>
      </w:r>
      <w:r w:rsidR="00C40A20" w:rsidRPr="00C40A20">
        <w:rPr>
          <w:rStyle w:val="HTMLCode"/>
          <w:rFonts w:ascii="Times New Roman" w:eastAsiaTheme="majorEastAsia" w:hAnsi="Times New Roman" w:cstheme="majorBidi"/>
          <w:sz w:val="28"/>
          <w:szCs w:val="56"/>
          <w:lang w:val="ru-RU"/>
        </w:rPr>
        <w:t xml:space="preserve"> </w:t>
      </w:r>
      <w:r w:rsidR="00C40A20">
        <w:rPr>
          <w:rStyle w:val="HTMLCode"/>
          <w:rFonts w:ascii="Times New Roman" w:eastAsiaTheme="majorEastAsia" w:hAnsi="Times New Roman" w:cstheme="majorBidi"/>
          <w:sz w:val="28"/>
          <w:szCs w:val="56"/>
          <w:lang w:val="en-US"/>
        </w:rPr>
        <w:t>O</w:t>
      </w:r>
      <w:r w:rsidRPr="00CE761D">
        <w:rPr>
          <w:rStyle w:val="HTMLCode"/>
          <w:rFonts w:ascii="Times New Roman" w:eastAsiaTheme="majorEastAsia" w:hAnsi="Times New Roman" w:cstheme="majorBidi"/>
          <w:sz w:val="28"/>
          <w:szCs w:val="56"/>
        </w:rPr>
        <w:t>rder</w:t>
      </w:r>
      <w:r w:rsidRPr="00CE761D">
        <w:t>, он автоматически уменьшает количество товара на складе на единицу при создании нового заказа.</w:t>
      </w:r>
    </w:p>
    <w:p w14:paraId="7E21B36C" w14:textId="6FCBCEEE" w:rsidR="00883960" w:rsidRPr="00883960" w:rsidRDefault="00883960" w:rsidP="00883960">
      <w:pPr>
        <w:pStyle w:val="Title"/>
      </w:pPr>
      <w:proofErr w:type="spellStart"/>
      <w:r>
        <w:rPr>
          <w:lang w:val="ru-RU"/>
        </w:rPr>
        <w:t>Четверт</w:t>
      </w:r>
      <w:proofErr w:type="spellEnd"/>
      <w:r w:rsidRPr="00CE761D">
        <w:t xml:space="preserve">ый триггер </w:t>
      </w:r>
      <w:r>
        <w:rPr>
          <w:lang w:val="ru-RU"/>
        </w:rPr>
        <w:t xml:space="preserve">– </w:t>
      </w:r>
      <w:r w:rsidRPr="00CE761D">
        <w:t>BEFORE UPDATE на таблице</w:t>
      </w:r>
      <w:r>
        <w:rPr>
          <w:lang w:val="ru-RU"/>
        </w:rPr>
        <w:t xml:space="preserve"> </w:t>
      </w:r>
      <w:r>
        <w:rPr>
          <w:rStyle w:val="HTMLCode"/>
          <w:rFonts w:ascii="Times New Roman" w:eastAsiaTheme="majorEastAsia" w:hAnsi="Times New Roman" w:cstheme="majorBidi"/>
          <w:sz w:val="28"/>
          <w:szCs w:val="56"/>
          <w:lang w:val="en-US"/>
        </w:rPr>
        <w:t>O</w:t>
      </w:r>
      <w:r w:rsidRPr="00CE761D">
        <w:rPr>
          <w:rStyle w:val="HTMLCode"/>
          <w:rFonts w:ascii="Times New Roman" w:eastAsiaTheme="majorEastAsia" w:hAnsi="Times New Roman" w:cstheme="majorBidi"/>
          <w:sz w:val="28"/>
          <w:szCs w:val="56"/>
        </w:rPr>
        <w:t>rder</w:t>
      </w:r>
      <w:r w:rsidRPr="00CE761D">
        <w:t xml:space="preserve">, он отвечает за автоматическое </w:t>
      </w:r>
      <w:r w:rsidR="00C543F5">
        <w:rPr>
          <w:lang w:val="ru-RU"/>
        </w:rPr>
        <w:t xml:space="preserve">оповещение админа, если время из поля </w:t>
      </w:r>
      <w:r w:rsidR="00C543F5">
        <w:rPr>
          <w:lang w:val="en-US"/>
        </w:rPr>
        <w:t>deliveryTime</w:t>
      </w:r>
      <w:r w:rsidR="00C543F5" w:rsidRPr="00C543F5">
        <w:rPr>
          <w:lang w:val="ru-RU"/>
        </w:rPr>
        <w:t xml:space="preserve"> </w:t>
      </w:r>
      <w:r w:rsidR="00C543F5">
        <w:rPr>
          <w:lang w:val="ru-RU"/>
        </w:rPr>
        <w:t xml:space="preserve">больше текущего, а статус заказа еще не </w:t>
      </w:r>
      <w:r w:rsidR="00C543F5" w:rsidRPr="00C543F5">
        <w:rPr>
          <w:lang w:val="ru-RU"/>
        </w:rPr>
        <w:t>‘</w:t>
      </w:r>
      <w:r w:rsidR="00C543F5">
        <w:rPr>
          <w:lang w:val="en-US"/>
        </w:rPr>
        <w:t>Delivered</w:t>
      </w:r>
      <w:r w:rsidR="00C543F5" w:rsidRPr="00C543F5">
        <w:rPr>
          <w:lang w:val="ru-RU"/>
        </w:rPr>
        <w:t>’</w:t>
      </w:r>
      <w:r w:rsidRPr="00CE761D">
        <w:t>.</w:t>
      </w:r>
    </w:p>
    <w:p w14:paraId="1C6895D5" w14:textId="722D7E05" w:rsidR="00CE761D" w:rsidRPr="00CE761D" w:rsidRDefault="003256B0" w:rsidP="00CE761D">
      <w:pPr>
        <w:pStyle w:val="Title"/>
      </w:pPr>
      <w:r>
        <w:rPr>
          <w:lang w:val="ru-RU"/>
        </w:rPr>
        <w:t>Пятый</w:t>
      </w:r>
      <w:r w:rsidR="00CE761D" w:rsidRPr="00CE761D">
        <w:t xml:space="preserve"> триггер </w:t>
      </w:r>
      <w:r w:rsidR="00CE761D">
        <w:rPr>
          <w:lang w:val="ru-RU"/>
        </w:rPr>
        <w:t>–</w:t>
      </w:r>
      <w:r w:rsidR="00CE761D" w:rsidRPr="00CE761D">
        <w:t xml:space="preserve"> BEFORE UPDATE на таблице </w:t>
      </w:r>
      <w:r w:rsidR="00C40A20">
        <w:rPr>
          <w:rStyle w:val="HTMLCode"/>
          <w:rFonts w:ascii="Times New Roman" w:eastAsiaTheme="majorEastAsia" w:hAnsi="Times New Roman" w:cstheme="majorBidi"/>
          <w:sz w:val="28"/>
          <w:szCs w:val="56"/>
          <w:lang w:val="en-US"/>
        </w:rPr>
        <w:t>O</w:t>
      </w:r>
      <w:r w:rsidR="00CE761D" w:rsidRPr="00CE761D">
        <w:rPr>
          <w:rStyle w:val="HTMLCode"/>
          <w:rFonts w:ascii="Times New Roman" w:eastAsiaTheme="majorEastAsia" w:hAnsi="Times New Roman" w:cstheme="majorBidi"/>
          <w:sz w:val="28"/>
          <w:szCs w:val="56"/>
        </w:rPr>
        <w:t>rder</w:t>
      </w:r>
      <w:r w:rsidR="00CE761D" w:rsidRPr="00CE761D">
        <w:t xml:space="preserve">, он отвечает за автоматическое обновление поля </w:t>
      </w:r>
      <w:r w:rsidR="00CE761D" w:rsidRPr="00CE761D">
        <w:rPr>
          <w:rStyle w:val="HTMLCode"/>
          <w:rFonts w:ascii="Times New Roman" w:eastAsiaTheme="majorEastAsia" w:hAnsi="Times New Roman" w:cstheme="majorBidi"/>
          <w:sz w:val="28"/>
          <w:szCs w:val="56"/>
        </w:rPr>
        <w:t>isDelivered</w:t>
      </w:r>
      <w:r w:rsidR="00CE761D" w:rsidRPr="00CE761D">
        <w:t xml:space="preserve"> до TRUE, когда статус заказа будет изменен на 'Delivered'.</w:t>
      </w:r>
    </w:p>
    <w:p w14:paraId="7348D941" w14:textId="08C5F2E4" w:rsidR="00CE761D" w:rsidRDefault="00CE761D" w:rsidP="00CE761D">
      <w:pPr>
        <w:pStyle w:val="Title"/>
      </w:pPr>
      <w:r w:rsidRPr="00CE761D">
        <w:t xml:space="preserve">Более подробно рассмотрим </w:t>
      </w:r>
      <w:r w:rsidR="006A126A">
        <w:rPr>
          <w:lang w:val="ru-RU"/>
        </w:rPr>
        <w:t>последний</w:t>
      </w:r>
      <w:r w:rsidRPr="00CE761D">
        <w:t xml:space="preserve"> тригге</w:t>
      </w:r>
      <w:r w:rsidR="006A126A">
        <w:rPr>
          <w:lang w:val="ru-RU"/>
        </w:rPr>
        <w:t>р и процесс его создания</w:t>
      </w:r>
      <w:r w:rsidRPr="00CE761D">
        <w:t xml:space="preserve">. Внутри него мы используем функцию </w:t>
      </w:r>
      <w:r w:rsidRPr="00CE761D">
        <w:rPr>
          <w:rStyle w:val="HTMLCode"/>
          <w:rFonts w:ascii="Times New Roman" w:eastAsiaTheme="majorEastAsia" w:hAnsi="Times New Roman" w:cstheme="majorBidi"/>
          <w:sz w:val="28"/>
          <w:szCs w:val="56"/>
        </w:rPr>
        <w:t>update_</w:t>
      </w:r>
      <w:r w:rsidR="00504D08">
        <w:rPr>
          <w:rStyle w:val="HTMLCode"/>
          <w:rFonts w:ascii="Times New Roman" w:eastAsiaTheme="majorEastAsia" w:hAnsi="Times New Roman" w:cstheme="majorBidi"/>
          <w:sz w:val="28"/>
          <w:szCs w:val="56"/>
          <w:lang w:val="en-US"/>
        </w:rPr>
        <w:t>delivery</w:t>
      </w:r>
      <w:r w:rsidRPr="00CE761D">
        <w:rPr>
          <w:rStyle w:val="HTMLCode"/>
          <w:rFonts w:ascii="Times New Roman" w:eastAsiaTheme="majorEastAsia" w:hAnsi="Times New Roman" w:cstheme="majorBidi"/>
          <w:sz w:val="28"/>
          <w:szCs w:val="56"/>
        </w:rPr>
        <w:t>_status</w:t>
      </w:r>
      <w:r w:rsidRPr="00CE761D">
        <w:t>, которая проверяет, был ли статус заказа изменен на '</w:t>
      </w:r>
      <w:r w:rsidR="00504D08">
        <w:rPr>
          <w:lang w:val="en-US"/>
        </w:rPr>
        <w:t>Delivered</w:t>
      </w:r>
      <w:r w:rsidRPr="00CE761D">
        <w:t xml:space="preserve">'. Если да, то поле </w:t>
      </w:r>
      <w:r w:rsidRPr="00CE761D">
        <w:rPr>
          <w:rStyle w:val="HTMLCode"/>
          <w:rFonts w:ascii="Times New Roman" w:eastAsiaTheme="majorEastAsia" w:hAnsi="Times New Roman" w:cstheme="majorBidi"/>
          <w:sz w:val="28"/>
          <w:szCs w:val="56"/>
        </w:rPr>
        <w:t>is</w:t>
      </w:r>
      <w:r w:rsidR="00504D08">
        <w:rPr>
          <w:rStyle w:val="HTMLCode"/>
          <w:rFonts w:ascii="Times New Roman" w:eastAsiaTheme="majorEastAsia" w:hAnsi="Times New Roman" w:cstheme="majorBidi"/>
          <w:sz w:val="28"/>
          <w:szCs w:val="56"/>
          <w:lang w:val="en-US"/>
        </w:rPr>
        <w:t>Delivered</w:t>
      </w:r>
      <w:r w:rsidRPr="00CE761D">
        <w:t xml:space="preserve"> обновляется до TRUE. Это обеспечивает автоматическое обновление поля </w:t>
      </w:r>
      <w:r w:rsidRPr="00CE761D">
        <w:rPr>
          <w:rStyle w:val="HTMLCode"/>
          <w:rFonts w:ascii="Times New Roman" w:eastAsiaTheme="majorEastAsia" w:hAnsi="Times New Roman" w:cstheme="majorBidi"/>
          <w:sz w:val="28"/>
          <w:szCs w:val="56"/>
        </w:rPr>
        <w:t>is</w:t>
      </w:r>
      <w:r w:rsidR="00504D08">
        <w:rPr>
          <w:rStyle w:val="HTMLCode"/>
          <w:rFonts w:ascii="Times New Roman" w:eastAsiaTheme="majorEastAsia" w:hAnsi="Times New Roman" w:cstheme="majorBidi"/>
          <w:sz w:val="28"/>
          <w:szCs w:val="56"/>
          <w:lang w:val="en-US"/>
        </w:rPr>
        <w:t>Delivered</w:t>
      </w:r>
      <w:r w:rsidRPr="00CE761D">
        <w:t xml:space="preserve"> при изменении статуса заказа, что упрощает управление статусами </w:t>
      </w:r>
      <w:r w:rsidR="005A237A">
        <w:rPr>
          <w:lang w:val="ru-RU"/>
        </w:rPr>
        <w:t>доставок и заказов</w:t>
      </w:r>
      <w:r w:rsidRPr="00CE761D">
        <w:t>.</w:t>
      </w:r>
    </w:p>
    <w:p w14:paraId="0D509EE7" w14:textId="0E0D2DDF" w:rsidR="00CE761D" w:rsidRPr="007F6D01" w:rsidRDefault="00AB6612" w:rsidP="000C143F">
      <w:pPr>
        <w:pStyle w:val="Title"/>
        <w:rPr>
          <w:lang w:val="ru-RU"/>
        </w:rPr>
      </w:pPr>
      <w:r w:rsidRPr="00AB6612">
        <w:t xml:space="preserve">Создание функции для триггера: Первым шагом является создание функции, которая будет вызываться триггером при каждом обновлении статуса доставки в таблице </w:t>
      </w:r>
      <w:r>
        <w:rPr>
          <w:lang w:val="ru-RU"/>
        </w:rPr>
        <w:t>O</w:t>
      </w:r>
      <w:r w:rsidRPr="00AB6612">
        <w:t>rder. Функция проверяет, если новый статус равен 'Delivered', то поле isDelivered обновляется до TRUE.</w:t>
      </w:r>
      <w:r w:rsidR="00BE605F">
        <w:rPr>
          <w:lang w:val="ru-RU"/>
        </w:rPr>
        <w:t xml:space="preserve"> Создание</w:t>
      </w:r>
      <w:r w:rsidR="00BE605F" w:rsidRPr="007F6D01">
        <w:rPr>
          <w:lang w:val="ru-RU"/>
        </w:rPr>
        <w:t xml:space="preserve"> </w:t>
      </w:r>
      <w:r w:rsidR="00BE605F">
        <w:rPr>
          <w:lang w:val="ru-RU"/>
        </w:rPr>
        <w:t>функции</w:t>
      </w:r>
      <w:r w:rsidR="00BE605F" w:rsidRPr="007F6D01">
        <w:rPr>
          <w:lang w:val="ru-RU"/>
        </w:rPr>
        <w:t xml:space="preserve"> </w:t>
      </w:r>
      <w:r w:rsidR="00BE605F">
        <w:rPr>
          <w:lang w:val="ru-RU"/>
        </w:rPr>
        <w:t xml:space="preserve">продемонстрированно </w:t>
      </w:r>
      <w:r w:rsidR="00924C07">
        <w:rPr>
          <w:lang w:val="ru-RU"/>
        </w:rPr>
        <w:t>в</w:t>
      </w:r>
      <w:r w:rsidR="00BE605F">
        <w:rPr>
          <w:lang w:val="ru-RU"/>
        </w:rPr>
        <w:t xml:space="preserve"> листинге </w:t>
      </w:r>
      <w:r w:rsidR="000D54AB" w:rsidRPr="007F6D01">
        <w:rPr>
          <w:lang w:val="ru-RU"/>
        </w:rPr>
        <w:t>3.</w:t>
      </w:r>
      <w:r w:rsidR="00BE605F">
        <w:rPr>
          <w:lang w:val="ru-RU"/>
        </w:rPr>
        <w:t>2.</w:t>
      </w:r>
    </w:p>
    <w:p w14:paraId="06393CC5" w14:textId="5BC081A8" w:rsidR="007F6D01" w:rsidRPr="003315D4" w:rsidRDefault="007F6D01" w:rsidP="007F6D01">
      <w:pPr>
        <w:pBdr>
          <w:top w:val="single" w:sz="4" w:space="1" w:color="auto"/>
          <w:left w:val="single" w:sz="4" w:space="4" w:color="auto"/>
          <w:bottom w:val="single" w:sz="4" w:space="1" w:color="auto"/>
          <w:right w:val="single" w:sz="4" w:space="4" w:color="auto"/>
        </w:pBdr>
        <w:spacing w:before="240" w:after="0"/>
        <w:ind w:firstLine="360"/>
        <w:contextualSpacing/>
        <w:jc w:val="both"/>
        <w:rPr>
          <w:rFonts w:ascii="Courier New" w:hAnsi="Courier New" w:cs="Courier New"/>
          <w:sz w:val="24"/>
          <w:szCs w:val="24"/>
          <w:lang w:val="ru-RU"/>
        </w:rPr>
      </w:pPr>
      <w:r w:rsidRPr="003315D4">
        <w:rPr>
          <w:rFonts w:ascii="Courier New" w:hAnsi="Courier New" w:cs="Courier New"/>
          <w:sz w:val="24"/>
          <w:szCs w:val="24"/>
          <w:lang w:val="ru-RU"/>
        </w:rPr>
        <w:t xml:space="preserve">-- </w:t>
      </w:r>
      <w:r>
        <w:rPr>
          <w:rFonts w:ascii="Courier New" w:hAnsi="Courier New" w:cs="Courier New"/>
          <w:sz w:val="24"/>
          <w:szCs w:val="24"/>
          <w:lang w:val="ru-RU"/>
        </w:rPr>
        <w:t>Создание</w:t>
      </w:r>
      <w:r w:rsidRPr="003315D4">
        <w:rPr>
          <w:rFonts w:ascii="Courier New" w:hAnsi="Courier New" w:cs="Courier New"/>
          <w:sz w:val="24"/>
          <w:szCs w:val="24"/>
          <w:lang w:val="ru-RU"/>
        </w:rPr>
        <w:t xml:space="preserve"> </w:t>
      </w:r>
      <w:r>
        <w:rPr>
          <w:rFonts w:ascii="Courier New" w:hAnsi="Courier New" w:cs="Courier New"/>
          <w:sz w:val="24"/>
          <w:szCs w:val="24"/>
          <w:lang w:val="ru-RU"/>
        </w:rPr>
        <w:t>роли</w:t>
      </w:r>
      <w:r w:rsidRPr="003315D4">
        <w:rPr>
          <w:rFonts w:ascii="Courier New" w:hAnsi="Courier New" w:cs="Courier New"/>
          <w:sz w:val="24"/>
          <w:szCs w:val="24"/>
          <w:lang w:val="ru-RU"/>
        </w:rPr>
        <w:t xml:space="preserve"> </w:t>
      </w:r>
      <w:r>
        <w:rPr>
          <w:rFonts w:ascii="Courier New" w:hAnsi="Courier New" w:cs="Courier New"/>
          <w:sz w:val="24"/>
          <w:szCs w:val="24"/>
          <w:lang w:val="ru-RU"/>
        </w:rPr>
        <w:t>функции</w:t>
      </w:r>
      <w:r w:rsidRPr="003315D4">
        <w:rPr>
          <w:rFonts w:ascii="Courier New" w:hAnsi="Courier New" w:cs="Courier New"/>
          <w:sz w:val="24"/>
          <w:szCs w:val="24"/>
          <w:lang w:val="ru-RU"/>
        </w:rPr>
        <w:t xml:space="preserve"> </w:t>
      </w:r>
      <w:r>
        <w:rPr>
          <w:rFonts w:ascii="Courier New" w:hAnsi="Courier New" w:cs="Courier New"/>
          <w:sz w:val="24"/>
          <w:szCs w:val="24"/>
          <w:lang w:val="ru-RU"/>
        </w:rPr>
        <w:t>обновления</w:t>
      </w:r>
      <w:r w:rsidRPr="003315D4">
        <w:rPr>
          <w:rFonts w:ascii="Courier New" w:hAnsi="Courier New" w:cs="Courier New"/>
          <w:sz w:val="24"/>
          <w:szCs w:val="24"/>
          <w:lang w:val="ru-RU"/>
        </w:rPr>
        <w:t xml:space="preserve"> </w:t>
      </w:r>
      <w:r>
        <w:rPr>
          <w:rFonts w:ascii="Courier New" w:hAnsi="Courier New" w:cs="Courier New"/>
          <w:sz w:val="24"/>
          <w:szCs w:val="24"/>
          <w:lang w:val="ru-RU"/>
        </w:rPr>
        <w:t>заказа</w:t>
      </w:r>
    </w:p>
    <w:p w14:paraId="39C0F90F" w14:textId="6FCC2876" w:rsidR="00AB6612" w:rsidRPr="003315D4" w:rsidRDefault="00AB6612" w:rsidP="000C143F">
      <w:pPr>
        <w:pStyle w:val="a1"/>
        <w:rPr>
          <w:lang w:val="ru-RU"/>
        </w:rPr>
      </w:pPr>
      <w:r w:rsidRPr="00AB6612">
        <w:t>CREATE</w:t>
      </w:r>
      <w:r w:rsidRPr="003315D4">
        <w:rPr>
          <w:lang w:val="ru-RU"/>
        </w:rPr>
        <w:t xml:space="preserve"> </w:t>
      </w:r>
      <w:r w:rsidRPr="00AB6612">
        <w:t>OR</w:t>
      </w:r>
      <w:r w:rsidRPr="003315D4">
        <w:rPr>
          <w:lang w:val="ru-RU"/>
        </w:rPr>
        <w:t xml:space="preserve"> </w:t>
      </w:r>
      <w:r w:rsidRPr="00AB6612">
        <w:t>REPLACE</w:t>
      </w:r>
      <w:r w:rsidRPr="003315D4">
        <w:rPr>
          <w:lang w:val="ru-RU"/>
        </w:rPr>
        <w:t xml:space="preserve"> </w:t>
      </w:r>
      <w:r w:rsidRPr="00AB6612">
        <w:t>FUNCTION</w:t>
      </w:r>
      <w:r w:rsidRPr="003315D4">
        <w:rPr>
          <w:lang w:val="ru-RU"/>
        </w:rPr>
        <w:t xml:space="preserve"> </w:t>
      </w:r>
      <w:r w:rsidRPr="00AB6612">
        <w:t>update</w:t>
      </w:r>
      <w:r w:rsidRPr="003315D4">
        <w:rPr>
          <w:lang w:val="ru-RU"/>
        </w:rPr>
        <w:t>_</w:t>
      </w:r>
      <w:r w:rsidRPr="00AB6612">
        <w:t>delivery</w:t>
      </w:r>
      <w:r w:rsidRPr="003315D4">
        <w:rPr>
          <w:lang w:val="ru-RU"/>
        </w:rPr>
        <w:t>_</w:t>
      </w:r>
      <w:r w:rsidRPr="00AB6612">
        <w:t>status</w:t>
      </w:r>
      <w:r w:rsidRPr="003315D4">
        <w:rPr>
          <w:lang w:val="ru-RU"/>
        </w:rPr>
        <w:t>()</w:t>
      </w:r>
    </w:p>
    <w:p w14:paraId="3B1F7989" w14:textId="77777777" w:rsidR="00AB6612" w:rsidRDefault="00AB6612" w:rsidP="000C143F">
      <w:pPr>
        <w:pStyle w:val="a1"/>
      </w:pPr>
      <w:r w:rsidRPr="00AB6612">
        <w:t>RETURNS TRIGGER AS $$</w:t>
      </w:r>
    </w:p>
    <w:p w14:paraId="069DA42B" w14:textId="77777777" w:rsidR="007F6D01" w:rsidRPr="00AB6612" w:rsidRDefault="007F6D01" w:rsidP="000C143F">
      <w:pPr>
        <w:pStyle w:val="a1"/>
      </w:pPr>
    </w:p>
    <w:p w14:paraId="41864261" w14:textId="77777777" w:rsidR="00AB6612" w:rsidRDefault="00AB6612" w:rsidP="000C143F">
      <w:pPr>
        <w:pStyle w:val="a1"/>
      </w:pPr>
      <w:r w:rsidRPr="00AB6612">
        <w:t>BEGIN</w:t>
      </w:r>
    </w:p>
    <w:p w14:paraId="52A27AC2" w14:textId="4514ACFE" w:rsidR="007F6D01" w:rsidRPr="003315D4" w:rsidRDefault="007F6D01" w:rsidP="00BC6A45">
      <w:pPr>
        <w:pStyle w:val="a1"/>
      </w:pPr>
      <w:r w:rsidRPr="003315D4">
        <w:t xml:space="preserve">-- </w:t>
      </w:r>
      <w:r>
        <w:rPr>
          <w:lang w:val="ru-RU"/>
        </w:rPr>
        <w:t>сравниваем</w:t>
      </w:r>
      <w:r w:rsidRPr="003315D4">
        <w:t xml:space="preserve"> </w:t>
      </w:r>
      <w:r>
        <w:rPr>
          <w:lang w:val="ru-RU"/>
        </w:rPr>
        <w:t>статус</w:t>
      </w:r>
      <w:r w:rsidRPr="003315D4">
        <w:t xml:space="preserve"> </w:t>
      </w:r>
      <w:r>
        <w:rPr>
          <w:lang w:val="ru-RU"/>
        </w:rPr>
        <w:t>доставки</w:t>
      </w:r>
    </w:p>
    <w:p w14:paraId="56AD5343" w14:textId="674E2152" w:rsidR="00AB6612" w:rsidRDefault="00AB6612" w:rsidP="000C143F">
      <w:pPr>
        <w:pStyle w:val="a1"/>
      </w:pPr>
      <w:r w:rsidRPr="00AB6612">
        <w:t xml:space="preserve">    IF NEW.status = 'Delivered' THEN</w:t>
      </w:r>
      <w:r w:rsidR="007F6D01" w:rsidRPr="007F6D01">
        <w:t xml:space="preserve"> </w:t>
      </w:r>
    </w:p>
    <w:p w14:paraId="0DBA7484" w14:textId="30C0FD73" w:rsidR="00BC6A45" w:rsidRPr="00BC6A45" w:rsidRDefault="00BC6A45" w:rsidP="00BC6A45">
      <w:pPr>
        <w:spacing w:after="0"/>
        <w:rPr>
          <w:rFonts w:ascii="Courier New" w:hAnsi="Courier New" w:cs="Courier New"/>
          <w:sz w:val="24"/>
          <w:szCs w:val="24"/>
        </w:rPr>
      </w:pPr>
      <w:r>
        <w:br w:type="page"/>
      </w:r>
    </w:p>
    <w:p w14:paraId="52600AE1" w14:textId="77777777" w:rsidR="00AB6612" w:rsidRPr="00AB6612" w:rsidRDefault="00AB6612" w:rsidP="000C143F">
      <w:pPr>
        <w:pStyle w:val="a1"/>
      </w:pPr>
      <w:r w:rsidRPr="00AB6612">
        <w:lastRenderedPageBreak/>
        <w:t xml:space="preserve">        </w:t>
      </w:r>
      <w:proofErr w:type="spellStart"/>
      <w:r w:rsidRPr="00AB6612">
        <w:t>NEW."isDelivered</w:t>
      </w:r>
      <w:proofErr w:type="spellEnd"/>
      <w:r w:rsidRPr="00AB6612">
        <w:t>" := TRUE;</w:t>
      </w:r>
    </w:p>
    <w:p w14:paraId="498E35E6" w14:textId="77777777" w:rsidR="00AB6612" w:rsidRPr="00AB6612" w:rsidRDefault="00AB6612" w:rsidP="000C143F">
      <w:pPr>
        <w:pStyle w:val="a1"/>
      </w:pPr>
      <w:r w:rsidRPr="00AB6612">
        <w:t xml:space="preserve">    END IF;</w:t>
      </w:r>
    </w:p>
    <w:p w14:paraId="6FB6A26D" w14:textId="77777777" w:rsidR="00AB6612" w:rsidRPr="00AB6612" w:rsidRDefault="00AB6612" w:rsidP="000C143F">
      <w:pPr>
        <w:pStyle w:val="a1"/>
      </w:pPr>
      <w:r w:rsidRPr="00AB6612">
        <w:t xml:space="preserve">    RETURN NEW;</w:t>
      </w:r>
    </w:p>
    <w:p w14:paraId="4C8222B0" w14:textId="77777777" w:rsidR="00AB6612" w:rsidRPr="00AB6612" w:rsidRDefault="00AB6612" w:rsidP="000C143F">
      <w:pPr>
        <w:pStyle w:val="a1"/>
      </w:pPr>
      <w:r w:rsidRPr="00AB6612">
        <w:t>END;</w:t>
      </w:r>
    </w:p>
    <w:p w14:paraId="4E2FA335" w14:textId="2E03B5CE" w:rsidR="00E33B93" w:rsidRPr="00463B6B" w:rsidRDefault="00AB6612" w:rsidP="000C143F">
      <w:pPr>
        <w:pStyle w:val="a1"/>
      </w:pPr>
      <w:r w:rsidRPr="00AB6612">
        <w:t>$$ LANGUAGE plpgsql;</w:t>
      </w:r>
    </w:p>
    <w:p w14:paraId="1494FB21" w14:textId="3B239247" w:rsidR="00E33B93" w:rsidRPr="003315D4" w:rsidRDefault="00E33B93" w:rsidP="00BA5A77">
      <w:pPr>
        <w:pStyle w:val="a0"/>
        <w:rPr>
          <w:lang w:val="en-US"/>
        </w:rPr>
      </w:pPr>
      <w:r>
        <w:t>Листинг</w:t>
      </w:r>
      <w:r w:rsidRPr="003315D4">
        <w:rPr>
          <w:lang w:val="en-US"/>
        </w:rPr>
        <w:t xml:space="preserve"> </w:t>
      </w:r>
      <w:r w:rsidR="000D54AB" w:rsidRPr="003315D4">
        <w:rPr>
          <w:lang w:val="en-US"/>
        </w:rPr>
        <w:t>3.</w:t>
      </w:r>
      <w:r w:rsidR="000C143F" w:rsidRPr="003315D4">
        <w:rPr>
          <w:lang w:val="en-US"/>
        </w:rPr>
        <w:t>2</w:t>
      </w:r>
      <w:r w:rsidRPr="003315D4">
        <w:rPr>
          <w:lang w:val="en-US"/>
        </w:rPr>
        <w:t xml:space="preserve"> – Update_</w:t>
      </w:r>
      <w:r w:rsidR="000C143F" w:rsidRPr="003315D4">
        <w:rPr>
          <w:lang w:val="en-US"/>
        </w:rPr>
        <w:t>delivery</w:t>
      </w:r>
      <w:r w:rsidRPr="003315D4">
        <w:rPr>
          <w:lang w:val="en-US"/>
        </w:rPr>
        <w:t>_s</w:t>
      </w:r>
      <w:r w:rsidR="000C143F" w:rsidRPr="003315D4">
        <w:rPr>
          <w:lang w:val="en-US"/>
        </w:rPr>
        <w:t>tatu</w:t>
      </w:r>
      <w:r w:rsidRPr="003315D4">
        <w:rPr>
          <w:lang w:val="en-US"/>
        </w:rPr>
        <w:t xml:space="preserve">s </w:t>
      </w:r>
      <w:r w:rsidR="000C143F">
        <w:t>функция</w:t>
      </w:r>
      <w:r w:rsidR="000C143F" w:rsidRPr="003315D4">
        <w:rPr>
          <w:lang w:val="en-US"/>
        </w:rPr>
        <w:t xml:space="preserve"> </w:t>
      </w:r>
      <w:r w:rsidR="000C143F">
        <w:t>для</w:t>
      </w:r>
      <w:r w:rsidR="000C143F" w:rsidRPr="003315D4">
        <w:rPr>
          <w:lang w:val="en-US"/>
        </w:rPr>
        <w:t xml:space="preserve"> </w:t>
      </w:r>
      <w:r w:rsidR="000C143F">
        <w:t>триггера</w:t>
      </w:r>
    </w:p>
    <w:p w14:paraId="20D03B2C" w14:textId="5EAF81A3" w:rsidR="0088352C" w:rsidRPr="00E74349" w:rsidRDefault="00BE605F" w:rsidP="00BE605F">
      <w:pPr>
        <w:pStyle w:val="Title"/>
        <w:rPr>
          <w:lang w:val="en-US"/>
        </w:rPr>
      </w:pPr>
      <w:r w:rsidRPr="00BE605F">
        <w:t>Создание триггера: Теперь создадим сам триггер, который будет вызывать эту функцию при каждом обновлении статуса доставки.</w:t>
      </w:r>
      <w:r w:rsidR="00924C07">
        <w:rPr>
          <w:lang w:val="ru-RU"/>
        </w:rPr>
        <w:t xml:space="preserve"> Код</w:t>
      </w:r>
      <w:r w:rsidR="00924C07" w:rsidRPr="00E74349">
        <w:rPr>
          <w:lang w:val="en-US"/>
        </w:rPr>
        <w:t xml:space="preserve"> </w:t>
      </w:r>
      <w:r w:rsidR="00924C07">
        <w:rPr>
          <w:lang w:val="ru-RU"/>
        </w:rPr>
        <w:t>создания</w:t>
      </w:r>
      <w:r w:rsidR="00924C07" w:rsidRPr="00E74349">
        <w:rPr>
          <w:lang w:val="en-US"/>
        </w:rPr>
        <w:t xml:space="preserve"> </w:t>
      </w:r>
      <w:r w:rsidR="00924C07">
        <w:rPr>
          <w:lang w:val="ru-RU"/>
        </w:rPr>
        <w:t>триггера</w:t>
      </w:r>
      <w:r w:rsidR="00924C07" w:rsidRPr="00E74349">
        <w:rPr>
          <w:lang w:val="en-US"/>
        </w:rPr>
        <w:t xml:space="preserve"> </w:t>
      </w:r>
      <w:r w:rsidR="00924C07">
        <w:rPr>
          <w:lang w:val="ru-RU"/>
        </w:rPr>
        <w:t>отображен</w:t>
      </w:r>
      <w:r w:rsidR="00924C07" w:rsidRPr="00E74349">
        <w:rPr>
          <w:lang w:val="en-US"/>
        </w:rPr>
        <w:t xml:space="preserve"> </w:t>
      </w:r>
      <w:r w:rsidR="00924C07">
        <w:rPr>
          <w:lang w:val="ru-RU"/>
        </w:rPr>
        <w:t>в</w:t>
      </w:r>
      <w:r w:rsidR="00924C07" w:rsidRPr="00E74349">
        <w:rPr>
          <w:lang w:val="en-US"/>
        </w:rPr>
        <w:t xml:space="preserve"> </w:t>
      </w:r>
      <w:r w:rsidR="00924C07">
        <w:rPr>
          <w:lang w:val="ru-RU"/>
        </w:rPr>
        <w:t>листинге</w:t>
      </w:r>
      <w:r w:rsidR="00924C07" w:rsidRPr="00E74349">
        <w:rPr>
          <w:lang w:val="en-US"/>
        </w:rPr>
        <w:t xml:space="preserve"> </w:t>
      </w:r>
      <w:r w:rsidR="000D54AB">
        <w:rPr>
          <w:lang w:val="en-US"/>
        </w:rPr>
        <w:t>3.</w:t>
      </w:r>
      <w:r w:rsidR="00924C07" w:rsidRPr="00E74349">
        <w:rPr>
          <w:lang w:val="en-US"/>
        </w:rPr>
        <w:t>3</w:t>
      </w:r>
      <w:r w:rsidR="0088352C" w:rsidRPr="00E74349">
        <w:rPr>
          <w:lang w:val="en-US"/>
        </w:rPr>
        <w:t>.</w:t>
      </w:r>
    </w:p>
    <w:p w14:paraId="041B0D2F" w14:textId="77777777" w:rsidR="00EC354B" w:rsidRPr="00EC354B" w:rsidRDefault="00EC354B" w:rsidP="00EC354B">
      <w:pPr>
        <w:pStyle w:val="a1"/>
      </w:pPr>
      <w:r w:rsidRPr="00EC354B">
        <w:t>CREATE TRIGGER delivery_status_trigger</w:t>
      </w:r>
    </w:p>
    <w:p w14:paraId="1CD56FAF" w14:textId="77777777" w:rsidR="00EC354B" w:rsidRPr="00EC354B" w:rsidRDefault="00EC354B" w:rsidP="00EC354B">
      <w:pPr>
        <w:pStyle w:val="a1"/>
      </w:pPr>
      <w:r w:rsidRPr="00EC354B">
        <w:t>BEFORE UPDATE ON public."base_order"</w:t>
      </w:r>
    </w:p>
    <w:p w14:paraId="432A5B79" w14:textId="77777777" w:rsidR="00EC354B" w:rsidRPr="00EC354B" w:rsidRDefault="00EC354B" w:rsidP="00EC354B">
      <w:pPr>
        <w:pStyle w:val="a1"/>
      </w:pPr>
      <w:r w:rsidRPr="00EC354B">
        <w:t>FOR EACH ROW</w:t>
      </w:r>
    </w:p>
    <w:p w14:paraId="4B041510" w14:textId="77777777" w:rsidR="00EC354B" w:rsidRPr="00EC354B" w:rsidRDefault="00EC354B" w:rsidP="00EC354B">
      <w:pPr>
        <w:pStyle w:val="a1"/>
      </w:pPr>
      <w:r w:rsidRPr="00EC354B">
        <w:t>WHEN (NEW.status &lt;&gt; OLD.status)</w:t>
      </w:r>
    </w:p>
    <w:p w14:paraId="52603AA6" w14:textId="76A8D410" w:rsidR="00BE605F" w:rsidRPr="00EC354B" w:rsidRDefault="00EC354B" w:rsidP="00EC354B">
      <w:pPr>
        <w:pStyle w:val="a1"/>
      </w:pPr>
      <w:r w:rsidRPr="00EC354B">
        <w:t>EXECUTE FUNCTION update_delivery_status();</w:t>
      </w:r>
      <w:r w:rsidR="00924C07" w:rsidRPr="00EC354B">
        <w:t xml:space="preserve"> </w:t>
      </w:r>
    </w:p>
    <w:p w14:paraId="00C27FCC" w14:textId="72D39C64" w:rsidR="00EC354B" w:rsidRDefault="00EC354B" w:rsidP="00BA5A77">
      <w:pPr>
        <w:pStyle w:val="a0"/>
      </w:pPr>
      <w:r>
        <w:t xml:space="preserve">Листинг </w:t>
      </w:r>
      <w:r w:rsidR="000D54AB" w:rsidRPr="00C403C2">
        <w:t>3.</w:t>
      </w:r>
      <w:r>
        <w:t xml:space="preserve">3 – Триггер </w:t>
      </w:r>
      <w:r w:rsidR="006B793C">
        <w:t>обновления статуса доставки</w:t>
      </w:r>
    </w:p>
    <w:p w14:paraId="28BFC09F" w14:textId="690BC893" w:rsidR="004B1561" w:rsidRDefault="004539B4" w:rsidP="004B1561">
      <w:pPr>
        <w:pStyle w:val="Title"/>
        <w:rPr>
          <w:lang w:val="ru-RU"/>
        </w:rPr>
      </w:pPr>
      <w:r w:rsidRPr="004539B4">
        <w:t>Тестирование триггера: Для демонстрации работы триггера, мы добавляем новый заказ, обновляем его статус и проверяем, что поле isDelivered обновляется в соответствии с новым статусом.</w:t>
      </w:r>
      <w:r w:rsidR="004B1561">
        <w:rPr>
          <w:lang w:val="ru-RU"/>
        </w:rPr>
        <w:t xml:space="preserve"> Все этапы продемонстрированы соответственно на рисунке 3.1, листинге 4 и рисунке 3.2.</w:t>
      </w:r>
    </w:p>
    <w:p w14:paraId="4C7906D3" w14:textId="40EF0F33" w:rsidR="00C540C8" w:rsidRDefault="00A43DFE" w:rsidP="00BA5A77">
      <w:pPr>
        <w:pStyle w:val="a0"/>
      </w:pPr>
      <w:r w:rsidRPr="00A43DFE">
        <w:rPr>
          <w:noProof/>
        </w:rPr>
        <w:drawing>
          <wp:inline distT="0" distB="0" distL="0" distR="0" wp14:anchorId="2E26F111" wp14:editId="26FAF557">
            <wp:extent cx="3441700" cy="1625600"/>
            <wp:effectExtent l="0" t="0" r="0" b="0"/>
            <wp:docPr id="169859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98022" name=""/>
                    <pic:cNvPicPr/>
                  </pic:nvPicPr>
                  <pic:blipFill>
                    <a:blip r:embed="rId18"/>
                    <a:stretch>
                      <a:fillRect/>
                    </a:stretch>
                  </pic:blipFill>
                  <pic:spPr>
                    <a:xfrm>
                      <a:off x="0" y="0"/>
                      <a:ext cx="3441700" cy="1625600"/>
                    </a:xfrm>
                    <a:prstGeom prst="rect">
                      <a:avLst/>
                    </a:prstGeom>
                  </pic:spPr>
                </pic:pic>
              </a:graphicData>
            </a:graphic>
          </wp:inline>
        </w:drawing>
      </w:r>
    </w:p>
    <w:p w14:paraId="47278EC0" w14:textId="032F318B" w:rsidR="00C540C8" w:rsidRPr="00C540C8" w:rsidRDefault="00C540C8" w:rsidP="00BA5A77">
      <w:pPr>
        <w:pStyle w:val="a0"/>
      </w:pPr>
      <w:r>
        <w:t xml:space="preserve">Рисунок 3.1 – Статус </w:t>
      </w:r>
      <w:r w:rsidRPr="00664FF7">
        <w:t>заказа</w:t>
      </w:r>
      <w:r>
        <w:t xml:space="preserve"> и поле </w:t>
      </w:r>
      <w:r>
        <w:rPr>
          <w:lang w:val="en-US"/>
        </w:rPr>
        <w:t>isDelivered</w:t>
      </w:r>
    </w:p>
    <w:p w14:paraId="4F94E0A5" w14:textId="5869A51A" w:rsidR="001D4CBB" w:rsidRPr="001D4CBB" w:rsidRDefault="001D4CBB" w:rsidP="001D4CBB">
      <w:pPr>
        <w:pStyle w:val="a1"/>
        <w:rPr>
          <w:lang w:val="ru-RU"/>
        </w:rPr>
      </w:pPr>
      <w:r w:rsidRPr="001D4CBB">
        <w:rPr>
          <w:lang w:val="ru-RU"/>
        </w:rPr>
        <w:t>-- Устанавливаем роль админа</w:t>
      </w:r>
    </w:p>
    <w:p w14:paraId="14C7CAFD" w14:textId="7A31479A" w:rsidR="001D4CBB" w:rsidRPr="001D4CBB" w:rsidRDefault="001D4CBB" w:rsidP="001D4CBB">
      <w:pPr>
        <w:pStyle w:val="a1"/>
        <w:rPr>
          <w:lang w:val="ru-RU"/>
        </w:rPr>
      </w:pPr>
      <w:r w:rsidRPr="001D4CBB">
        <w:t>SET</w:t>
      </w:r>
      <w:r w:rsidRPr="001D4CBB">
        <w:rPr>
          <w:lang w:val="ru-RU"/>
        </w:rPr>
        <w:t xml:space="preserve"> </w:t>
      </w:r>
      <w:r w:rsidRPr="001D4CBB">
        <w:t>ROLE</w:t>
      </w:r>
      <w:r w:rsidRPr="001D4CBB">
        <w:rPr>
          <w:lang w:val="ru-RU"/>
        </w:rPr>
        <w:t xml:space="preserve"> </w:t>
      </w:r>
      <w:r w:rsidRPr="001D4CBB">
        <w:t>admin</w:t>
      </w:r>
      <w:r w:rsidRPr="001D4CBB">
        <w:rPr>
          <w:lang w:val="ru-RU"/>
        </w:rPr>
        <w:t>_</w:t>
      </w:r>
      <w:r w:rsidRPr="001D4CBB">
        <w:t>role</w:t>
      </w:r>
      <w:r w:rsidRPr="001D4CBB">
        <w:rPr>
          <w:lang w:val="ru-RU"/>
        </w:rPr>
        <w:t>;</w:t>
      </w:r>
    </w:p>
    <w:p w14:paraId="4FC2FA97" w14:textId="77777777" w:rsidR="001D4CBB" w:rsidRPr="001D4CBB" w:rsidRDefault="001D4CBB" w:rsidP="001D4CBB">
      <w:pPr>
        <w:pStyle w:val="a1"/>
        <w:rPr>
          <w:lang w:val="ru-RU"/>
        </w:rPr>
      </w:pPr>
    </w:p>
    <w:p w14:paraId="06145E6B" w14:textId="77777777" w:rsidR="001D4CBB" w:rsidRPr="001D4CBB" w:rsidRDefault="001D4CBB" w:rsidP="001D4CBB">
      <w:pPr>
        <w:pStyle w:val="a1"/>
      </w:pPr>
      <w:r w:rsidRPr="001D4CBB">
        <w:t xml:space="preserve">-- </w:t>
      </w:r>
      <w:proofErr w:type="spellStart"/>
      <w:r w:rsidRPr="001D4CBB">
        <w:t>Добавляем</w:t>
      </w:r>
      <w:proofErr w:type="spellEnd"/>
      <w:r w:rsidRPr="001D4CBB">
        <w:t xml:space="preserve"> </w:t>
      </w:r>
      <w:proofErr w:type="spellStart"/>
      <w:r w:rsidRPr="001D4CBB">
        <w:t>новый</w:t>
      </w:r>
      <w:proofErr w:type="spellEnd"/>
      <w:r w:rsidRPr="001D4CBB">
        <w:t xml:space="preserve"> </w:t>
      </w:r>
      <w:proofErr w:type="spellStart"/>
      <w:r w:rsidRPr="001D4CBB">
        <w:t>заказ</w:t>
      </w:r>
      <w:proofErr w:type="spellEnd"/>
    </w:p>
    <w:p w14:paraId="5676EBB6" w14:textId="659B1408" w:rsidR="001D4CBB" w:rsidRPr="001D4CBB" w:rsidRDefault="001D4CBB" w:rsidP="001D4CBB">
      <w:pPr>
        <w:pStyle w:val="a1"/>
      </w:pPr>
      <w:r w:rsidRPr="001D4CBB">
        <w:t xml:space="preserve">CALL </w:t>
      </w:r>
      <w:proofErr w:type="spellStart"/>
      <w:r w:rsidRPr="001D4CBB">
        <w:t>public.add_order</w:t>
      </w:r>
      <w:proofErr w:type="spellEnd"/>
      <w:r w:rsidRPr="001D4CBB">
        <w:t>('</w:t>
      </w:r>
      <w:proofErr w:type="spellStart"/>
      <w:r w:rsidRPr="001D4CBB">
        <w:t>Test</w:t>
      </w:r>
      <w:r w:rsidR="001814CB">
        <w:t>Delivery</w:t>
      </w:r>
      <w:r w:rsidRPr="001D4CBB">
        <w:t>Method</w:t>
      </w:r>
      <w:proofErr w:type="spellEnd"/>
      <w:r w:rsidRPr="001D4CBB">
        <w:t>', 10.00, 5.00, 115.00, 1);</w:t>
      </w:r>
    </w:p>
    <w:p w14:paraId="2B3D91D7" w14:textId="77777777" w:rsidR="001D4CBB" w:rsidRPr="001D4CBB" w:rsidRDefault="001D4CBB" w:rsidP="001D4CBB">
      <w:pPr>
        <w:pStyle w:val="a1"/>
      </w:pPr>
    </w:p>
    <w:p w14:paraId="7410AE15" w14:textId="08D630FB" w:rsidR="001D4CBB" w:rsidRDefault="001D4CBB" w:rsidP="001D4CBB">
      <w:pPr>
        <w:pStyle w:val="a1"/>
        <w:rPr>
          <w:lang w:val="ru-RU"/>
        </w:rPr>
      </w:pPr>
      <w:r w:rsidRPr="00433F5C">
        <w:rPr>
          <w:lang w:val="ru-RU"/>
        </w:rPr>
        <w:t>-- Проверяем, что статус заказа установлен в '</w:t>
      </w:r>
      <w:r w:rsidR="00433F5C">
        <w:t>Shipped</w:t>
      </w:r>
      <w:r w:rsidRPr="00433F5C">
        <w:rPr>
          <w:lang w:val="ru-RU"/>
        </w:rPr>
        <w:t>'</w:t>
      </w:r>
    </w:p>
    <w:p w14:paraId="5216E2F1" w14:textId="77777777" w:rsidR="007F6D01" w:rsidRPr="00433F5C" w:rsidRDefault="007F6D01" w:rsidP="001D4CBB">
      <w:pPr>
        <w:pStyle w:val="a1"/>
        <w:rPr>
          <w:lang w:val="ru-RU"/>
        </w:rPr>
      </w:pPr>
    </w:p>
    <w:p w14:paraId="3EF358AF" w14:textId="1C21C6E2" w:rsidR="001D4CBB" w:rsidRPr="001D4CBB" w:rsidRDefault="001D4CBB" w:rsidP="001D4CBB">
      <w:pPr>
        <w:pStyle w:val="a1"/>
      </w:pPr>
      <w:r w:rsidRPr="001D4CBB">
        <w:t>SELECT "status" FROM public."base_order" WHERE "</w:t>
      </w:r>
      <w:proofErr w:type="spellStart"/>
      <w:r w:rsidR="00094A0D">
        <w:t>Delivery</w:t>
      </w:r>
      <w:r w:rsidRPr="001D4CBB">
        <w:t>Method</w:t>
      </w:r>
      <w:proofErr w:type="spellEnd"/>
      <w:r w:rsidRPr="001D4CBB">
        <w:t>" = '</w:t>
      </w:r>
      <w:proofErr w:type="spellStart"/>
      <w:r w:rsidRPr="001D4CBB">
        <w:t>Test</w:t>
      </w:r>
      <w:r w:rsidR="00094A0D">
        <w:t>Delivery</w:t>
      </w:r>
      <w:r w:rsidRPr="001D4CBB">
        <w:t>Method</w:t>
      </w:r>
      <w:proofErr w:type="spellEnd"/>
      <w:r w:rsidRPr="001D4CBB">
        <w:t>';</w:t>
      </w:r>
    </w:p>
    <w:p w14:paraId="189E118F" w14:textId="78427A4A" w:rsidR="001D4CBB" w:rsidRPr="00BC6A45" w:rsidRDefault="00BC6A45" w:rsidP="00BC6A45">
      <w:pPr>
        <w:spacing w:after="0"/>
        <w:rPr>
          <w:rFonts w:ascii="Courier New" w:hAnsi="Courier New" w:cs="Courier New"/>
          <w:sz w:val="24"/>
          <w:szCs w:val="24"/>
        </w:rPr>
      </w:pPr>
      <w:r>
        <w:br w:type="page"/>
      </w:r>
    </w:p>
    <w:p w14:paraId="03146894" w14:textId="77777777" w:rsidR="001D4CBB" w:rsidRPr="00BC6A45" w:rsidRDefault="001D4CBB" w:rsidP="001D4CBB">
      <w:pPr>
        <w:pStyle w:val="a1"/>
        <w:rPr>
          <w:lang w:val="ru-RU"/>
        </w:rPr>
      </w:pPr>
      <w:r w:rsidRPr="00BC6A45">
        <w:rPr>
          <w:lang w:val="ru-RU"/>
        </w:rPr>
        <w:lastRenderedPageBreak/>
        <w:t>-- Обновляем статус заказа на '</w:t>
      </w:r>
      <w:r w:rsidRPr="001D4CBB">
        <w:t>Delivered</w:t>
      </w:r>
      <w:r w:rsidRPr="00BC6A45">
        <w:rPr>
          <w:lang w:val="ru-RU"/>
        </w:rPr>
        <w:t>'</w:t>
      </w:r>
    </w:p>
    <w:p w14:paraId="1115F789" w14:textId="77777777" w:rsidR="007F6D01" w:rsidRPr="00BC6A45" w:rsidRDefault="007F6D01" w:rsidP="001D4CBB">
      <w:pPr>
        <w:pStyle w:val="a1"/>
        <w:rPr>
          <w:lang w:val="ru-RU"/>
        </w:rPr>
      </w:pPr>
    </w:p>
    <w:p w14:paraId="40FCB023" w14:textId="42CD4651" w:rsidR="001D4CBB" w:rsidRPr="001D4CBB" w:rsidRDefault="001D4CBB" w:rsidP="001D4CBB">
      <w:pPr>
        <w:pStyle w:val="a1"/>
      </w:pPr>
      <w:r w:rsidRPr="001D4CBB">
        <w:t>UPDATE public."base_order" SET "status" = 'Delivered' WHERE "</w:t>
      </w:r>
      <w:proofErr w:type="spellStart"/>
      <w:r w:rsidR="00094A0D">
        <w:t>DeliveryMetod</w:t>
      </w:r>
      <w:proofErr w:type="spellEnd"/>
      <w:r w:rsidRPr="001D4CBB">
        <w:t>" = '</w:t>
      </w:r>
      <w:proofErr w:type="spellStart"/>
      <w:r w:rsidRPr="001D4CBB">
        <w:t>Test</w:t>
      </w:r>
      <w:r w:rsidR="00094A0D">
        <w:t>Delivery</w:t>
      </w:r>
      <w:r w:rsidRPr="001D4CBB">
        <w:t>Method</w:t>
      </w:r>
      <w:proofErr w:type="spellEnd"/>
      <w:r w:rsidRPr="001D4CBB">
        <w:t>';</w:t>
      </w:r>
    </w:p>
    <w:p w14:paraId="38FDF54D" w14:textId="77777777" w:rsidR="001D4CBB" w:rsidRPr="001D4CBB" w:rsidRDefault="001D4CBB" w:rsidP="001D4CBB">
      <w:pPr>
        <w:pStyle w:val="a1"/>
      </w:pPr>
    </w:p>
    <w:p w14:paraId="1A33B090" w14:textId="4D2DD866" w:rsidR="004539B4" w:rsidRDefault="004539B4" w:rsidP="00BA5A77">
      <w:pPr>
        <w:pStyle w:val="a0"/>
      </w:pPr>
      <w:r>
        <w:t xml:space="preserve">Листинг </w:t>
      </w:r>
      <w:r w:rsidR="000D54AB">
        <w:rPr>
          <w:lang w:val="en-US"/>
        </w:rPr>
        <w:t>3.</w:t>
      </w:r>
      <w:r>
        <w:t xml:space="preserve">4 – </w:t>
      </w:r>
      <w:r w:rsidR="00A43DFE" w:rsidRPr="00664FF7">
        <w:t>Моделирование</w:t>
      </w:r>
      <w:r w:rsidR="00A43DFE">
        <w:t xml:space="preserve"> события </w:t>
      </w:r>
      <w:r w:rsidR="0069023B">
        <w:t>доставки</w:t>
      </w:r>
    </w:p>
    <w:p w14:paraId="066C2851" w14:textId="13304276" w:rsidR="0069023B" w:rsidRDefault="00094A0D" w:rsidP="00BA5A77">
      <w:pPr>
        <w:pStyle w:val="a0"/>
        <w:rPr>
          <w:lang w:val="en-US"/>
        </w:rPr>
      </w:pPr>
      <w:r w:rsidRPr="00664FF7">
        <w:rPr>
          <w:noProof/>
        </w:rPr>
        <w:drawing>
          <wp:inline distT="0" distB="0" distL="0" distR="0" wp14:anchorId="3D726A94" wp14:editId="3CB9A246">
            <wp:extent cx="3363909" cy="1594714"/>
            <wp:effectExtent l="0" t="0" r="1905" b="5715"/>
            <wp:docPr id="44186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61625" name=""/>
                    <pic:cNvPicPr/>
                  </pic:nvPicPr>
                  <pic:blipFill rotWithShape="1">
                    <a:blip r:embed="rId19"/>
                    <a:srcRect l="1681" t="2639" r="1612" b="1471"/>
                    <a:stretch/>
                  </pic:blipFill>
                  <pic:spPr bwMode="auto">
                    <a:xfrm>
                      <a:off x="0" y="0"/>
                      <a:ext cx="3365193" cy="1595323"/>
                    </a:xfrm>
                    <a:prstGeom prst="rect">
                      <a:avLst/>
                    </a:prstGeom>
                    <a:ln>
                      <a:noFill/>
                    </a:ln>
                    <a:extLst>
                      <a:ext uri="{53640926-AAD7-44D8-BBD7-CCE9431645EC}">
                        <a14:shadowObscured xmlns:a14="http://schemas.microsoft.com/office/drawing/2010/main"/>
                      </a:ext>
                    </a:extLst>
                  </pic:spPr>
                </pic:pic>
              </a:graphicData>
            </a:graphic>
          </wp:inline>
        </w:drawing>
      </w:r>
    </w:p>
    <w:p w14:paraId="28A4F9AF" w14:textId="18E28408" w:rsidR="00664FF7" w:rsidRPr="00664FF7" w:rsidRDefault="00664FF7" w:rsidP="00BA5A77">
      <w:pPr>
        <w:pStyle w:val="a0"/>
      </w:pPr>
      <w:r>
        <w:t xml:space="preserve">Рисунок 3.2 – </w:t>
      </w:r>
      <w:r w:rsidRPr="00664FF7">
        <w:t>Результат</w:t>
      </w:r>
      <w:r>
        <w:t xml:space="preserve"> выполнения триггера</w:t>
      </w:r>
    </w:p>
    <w:p w14:paraId="248D67D1" w14:textId="530D204D" w:rsidR="005A237A" w:rsidRPr="005A237A" w:rsidRDefault="005A237A" w:rsidP="007F6D01">
      <w:pPr>
        <w:pStyle w:val="Title"/>
      </w:pPr>
      <w:r w:rsidRPr="00CE761D">
        <w:t>Полный скрипт на создание триггеров представлен в приложении</w:t>
      </w:r>
      <w:r w:rsidR="00097844">
        <w:rPr>
          <w:lang w:val="ru-RU"/>
        </w:rPr>
        <w:t xml:space="preserve"> Б</w:t>
      </w:r>
      <w:r w:rsidRPr="00CE761D">
        <w:t>.</w:t>
      </w:r>
    </w:p>
    <w:p w14:paraId="6F29B3E0" w14:textId="367B12F5" w:rsidR="00D61F73" w:rsidRPr="000C7787" w:rsidRDefault="00E33B93" w:rsidP="0007712C">
      <w:pPr>
        <w:pStyle w:val="Heading2"/>
        <w:spacing w:after="120"/>
      </w:pPr>
      <w:bookmarkStart w:id="9" w:name="_Toc135302839"/>
      <w:r w:rsidRPr="00D61F73">
        <w:t>Процедуры</w:t>
      </w:r>
      <w:bookmarkEnd w:id="9"/>
    </w:p>
    <w:p w14:paraId="4DC7E336" w14:textId="4F2877AA" w:rsidR="00E33B93" w:rsidRPr="00511536" w:rsidRDefault="00BC6A45" w:rsidP="0007712C">
      <w:pPr>
        <w:pStyle w:val="Heading3"/>
        <w:spacing w:before="0"/>
      </w:pPr>
      <w:bookmarkStart w:id="10" w:name="_Toc135302840"/>
      <w:r>
        <w:rPr>
          <w:lang w:val="en-US"/>
        </w:rPr>
        <w:t xml:space="preserve"> </w:t>
      </w:r>
      <w:r w:rsidR="00E33B93" w:rsidRPr="00511536">
        <w:t xml:space="preserve">Процедуры </w:t>
      </w:r>
      <w:r w:rsidR="00996600" w:rsidRPr="00511536">
        <w:t>администратора</w:t>
      </w:r>
      <w:bookmarkEnd w:id="10"/>
    </w:p>
    <w:p w14:paraId="08646F0E" w14:textId="7FD29868" w:rsidR="00E33B93" w:rsidRPr="003315D4" w:rsidRDefault="00E33B93" w:rsidP="008A2BF5">
      <w:pPr>
        <w:pStyle w:val="Title"/>
      </w:pPr>
      <w:r>
        <w:t xml:space="preserve">Для </w:t>
      </w:r>
      <w:r w:rsidR="00000015">
        <w:t xml:space="preserve">администратора </w:t>
      </w:r>
      <w:r>
        <w:t xml:space="preserve">будет реализовано </w:t>
      </w:r>
      <w:r w:rsidR="0062693B">
        <w:rPr>
          <w:lang w:val="ru-RU"/>
        </w:rPr>
        <w:t>10</w:t>
      </w:r>
      <w:r>
        <w:t xml:space="preserve"> процедур: </w:t>
      </w:r>
      <w:r w:rsidR="00C92131">
        <w:t>добавление категории</w:t>
      </w:r>
      <w:r>
        <w:t xml:space="preserve">, </w:t>
      </w:r>
      <w:r w:rsidR="00C92131">
        <w:t>добав</w:t>
      </w:r>
      <w:r w:rsidR="00775CF7">
        <w:t xml:space="preserve">ление товара, </w:t>
      </w:r>
      <w:r w:rsidR="00F3318A">
        <w:rPr>
          <w:lang w:val="ru-RU"/>
        </w:rPr>
        <w:t xml:space="preserve">добавление курьера, </w:t>
      </w:r>
      <w:r w:rsidR="00775CF7">
        <w:t>удаление товара</w:t>
      </w:r>
      <w:r w:rsidR="006C0B3C">
        <w:t>,</w:t>
      </w:r>
      <w:r w:rsidR="006C0B3C" w:rsidRPr="006C0B3C">
        <w:t xml:space="preserve"> пр</w:t>
      </w:r>
      <w:r w:rsidR="006C0B3C">
        <w:t>осмотр</w:t>
      </w:r>
      <w:r w:rsidR="0051650B">
        <w:t>а</w:t>
      </w:r>
      <w:r w:rsidR="006C0B3C">
        <w:t xml:space="preserve"> пользователей</w:t>
      </w:r>
      <w:r w:rsidR="0062693B">
        <w:rPr>
          <w:lang w:val="ru-RU"/>
        </w:rPr>
        <w:t>,</w:t>
      </w:r>
      <w:r w:rsidR="0062693B" w:rsidRPr="0062693B">
        <w:rPr>
          <w:lang w:val="ru-RU"/>
        </w:rPr>
        <w:t xml:space="preserve"> </w:t>
      </w:r>
      <w:r w:rsidR="0062693B">
        <w:rPr>
          <w:lang w:val="ru-RU"/>
        </w:rPr>
        <w:t>просмотр курьеров</w:t>
      </w:r>
      <w:r w:rsidR="006C0B3C">
        <w:t>, пр</w:t>
      </w:r>
      <w:r w:rsidR="0051650B">
        <w:t xml:space="preserve">осмотра товаров, просмотр </w:t>
      </w:r>
      <w:r w:rsidR="00607954">
        <w:t xml:space="preserve">всех </w:t>
      </w:r>
      <w:r w:rsidR="0051650B">
        <w:t>заказов, удаление пользователей, удаление товаров</w:t>
      </w:r>
      <w:r>
        <w:t>. Рассмотрим</w:t>
      </w:r>
      <w:r w:rsidR="0051650B">
        <w:t xml:space="preserve"> </w:t>
      </w:r>
      <w:r>
        <w:t xml:space="preserve">процедуру </w:t>
      </w:r>
      <w:r w:rsidR="0051650B">
        <w:t>создания новой категории</w:t>
      </w:r>
      <w:r>
        <w:t xml:space="preserve"> – Листинг </w:t>
      </w:r>
      <w:r w:rsidR="000D54AB" w:rsidRPr="003315D4">
        <w:t>3.</w:t>
      </w:r>
      <w:r w:rsidR="00E74349" w:rsidRPr="003315D4">
        <w:t>5.</w:t>
      </w:r>
    </w:p>
    <w:p w14:paraId="748B52B5" w14:textId="77777777" w:rsidR="009710FD" w:rsidRPr="003315D4" w:rsidRDefault="009710FD" w:rsidP="009710FD">
      <w:pPr>
        <w:pStyle w:val="a1"/>
        <w:rPr>
          <w:lang w:val="en-BY"/>
        </w:rPr>
      </w:pPr>
      <w:r w:rsidRPr="003315D4">
        <w:rPr>
          <w:lang w:val="en-BY"/>
        </w:rPr>
        <w:t>-- Процедура добавления категории</w:t>
      </w:r>
    </w:p>
    <w:p w14:paraId="78E3F470" w14:textId="786FF3C8" w:rsidR="007F6D01" w:rsidRPr="003315D4" w:rsidRDefault="007F6D01" w:rsidP="007F6D01">
      <w:pPr>
        <w:pStyle w:val="a1"/>
        <w:ind w:firstLine="0"/>
        <w:rPr>
          <w:lang w:val="en-BY"/>
        </w:rPr>
      </w:pPr>
    </w:p>
    <w:p w14:paraId="1FF0D979" w14:textId="77777777" w:rsidR="009710FD" w:rsidRPr="003315D4" w:rsidRDefault="009710FD" w:rsidP="009710FD">
      <w:pPr>
        <w:pStyle w:val="a1"/>
        <w:rPr>
          <w:lang w:val="en-BY"/>
        </w:rPr>
      </w:pPr>
      <w:r w:rsidRPr="003315D4">
        <w:rPr>
          <w:lang w:val="en-BY"/>
        </w:rPr>
        <w:t>CREATE OR REPLACE PROCEDURE public.add_category(p_name VARCHAR)</w:t>
      </w:r>
    </w:p>
    <w:p w14:paraId="75D3CA33" w14:textId="77777777" w:rsidR="009710FD" w:rsidRPr="000A0B1E" w:rsidRDefault="009710FD" w:rsidP="009710FD">
      <w:pPr>
        <w:pStyle w:val="a1"/>
        <w:rPr>
          <w:lang w:val="ru-RU"/>
        </w:rPr>
      </w:pPr>
      <w:r w:rsidRPr="009710FD">
        <w:t>LANGUAGE</w:t>
      </w:r>
      <w:r w:rsidRPr="000A0B1E">
        <w:rPr>
          <w:lang w:val="ru-RU"/>
        </w:rPr>
        <w:t xml:space="preserve"> </w:t>
      </w:r>
      <w:r w:rsidRPr="009710FD">
        <w:t>plpgsql</w:t>
      </w:r>
    </w:p>
    <w:p w14:paraId="5900FF29" w14:textId="77777777" w:rsidR="009710FD" w:rsidRPr="000A0B1E" w:rsidRDefault="009710FD" w:rsidP="009710FD">
      <w:pPr>
        <w:pStyle w:val="a1"/>
        <w:rPr>
          <w:lang w:val="ru-RU"/>
        </w:rPr>
      </w:pPr>
      <w:r w:rsidRPr="009710FD">
        <w:t>AS</w:t>
      </w:r>
      <w:r w:rsidRPr="000A0B1E">
        <w:rPr>
          <w:lang w:val="ru-RU"/>
        </w:rPr>
        <w:t xml:space="preserve"> $$</w:t>
      </w:r>
    </w:p>
    <w:p w14:paraId="1649B2D2" w14:textId="77777777" w:rsidR="009710FD" w:rsidRPr="000A0B1E" w:rsidRDefault="009710FD" w:rsidP="009710FD">
      <w:pPr>
        <w:pStyle w:val="a1"/>
        <w:rPr>
          <w:lang w:val="ru-RU"/>
        </w:rPr>
      </w:pPr>
      <w:r w:rsidRPr="009710FD">
        <w:t>BEGIN</w:t>
      </w:r>
    </w:p>
    <w:p w14:paraId="574658A1" w14:textId="48C32C67" w:rsidR="007F6D01" w:rsidRDefault="007F6D01" w:rsidP="009710FD">
      <w:pPr>
        <w:pStyle w:val="a1"/>
        <w:rPr>
          <w:lang w:val="ru-RU"/>
        </w:rPr>
      </w:pPr>
      <w:r>
        <w:rPr>
          <w:lang w:val="ru-RU"/>
        </w:rPr>
        <w:t>-- вставляем данные категории</w:t>
      </w:r>
    </w:p>
    <w:p w14:paraId="3174631A" w14:textId="77777777" w:rsidR="007F6D01" w:rsidRPr="007F6D01" w:rsidRDefault="007F6D01" w:rsidP="009710FD">
      <w:pPr>
        <w:pStyle w:val="a1"/>
        <w:rPr>
          <w:lang w:val="ru-RU"/>
        </w:rPr>
      </w:pPr>
    </w:p>
    <w:p w14:paraId="245DDD7C" w14:textId="77777777" w:rsidR="009710FD" w:rsidRPr="009710FD" w:rsidRDefault="009710FD" w:rsidP="009710FD">
      <w:pPr>
        <w:pStyle w:val="a1"/>
      </w:pPr>
      <w:r w:rsidRPr="000A0B1E">
        <w:rPr>
          <w:lang w:val="ru-RU"/>
        </w:rPr>
        <w:t xml:space="preserve">    </w:t>
      </w:r>
      <w:r w:rsidRPr="009710FD">
        <w:t>INSERT INTO public.base_category(name) VALUES(p_name);</w:t>
      </w:r>
    </w:p>
    <w:p w14:paraId="4006A48E" w14:textId="77777777" w:rsidR="009710FD" w:rsidRPr="00E74349" w:rsidRDefault="009710FD" w:rsidP="009710FD">
      <w:pPr>
        <w:pStyle w:val="a1"/>
        <w:rPr>
          <w:lang w:val="ru-RU"/>
        </w:rPr>
      </w:pPr>
      <w:r w:rsidRPr="009710FD">
        <w:t>END</w:t>
      </w:r>
      <w:r w:rsidRPr="00E74349">
        <w:rPr>
          <w:lang w:val="ru-RU"/>
        </w:rPr>
        <w:t>;</w:t>
      </w:r>
    </w:p>
    <w:p w14:paraId="59E3B280" w14:textId="23B38C58" w:rsidR="009710FD" w:rsidRPr="00E74349" w:rsidRDefault="009710FD" w:rsidP="009710FD">
      <w:pPr>
        <w:pStyle w:val="a1"/>
        <w:rPr>
          <w:lang w:val="ru-RU"/>
        </w:rPr>
      </w:pPr>
      <w:r w:rsidRPr="00E74349">
        <w:rPr>
          <w:lang w:val="ru-RU"/>
        </w:rPr>
        <w:t>$$;</w:t>
      </w:r>
    </w:p>
    <w:p w14:paraId="5A6EB1D4" w14:textId="63EB5107" w:rsidR="00DD0A6E" w:rsidRPr="00DD0A6E" w:rsidRDefault="00DD0A6E" w:rsidP="009710FD">
      <w:pPr>
        <w:pStyle w:val="a1"/>
        <w:rPr>
          <w:lang w:val="ru-RU"/>
        </w:rPr>
      </w:pPr>
    </w:p>
    <w:p w14:paraId="0F43CD51" w14:textId="474AE470" w:rsidR="009710FD" w:rsidRPr="00C92131" w:rsidRDefault="00C92131" w:rsidP="009710FD">
      <w:pPr>
        <w:pStyle w:val="a1"/>
        <w:rPr>
          <w:lang w:val="ru-RU"/>
        </w:rPr>
      </w:pPr>
      <w:r w:rsidRPr="00C92131">
        <w:rPr>
          <w:lang w:val="ru-RU"/>
        </w:rPr>
        <w:t xml:space="preserve">-- </w:t>
      </w:r>
      <w:r>
        <w:rPr>
          <w:lang w:val="ru-RU"/>
        </w:rPr>
        <w:t>Отзываем права на процедуру у всех</w:t>
      </w:r>
    </w:p>
    <w:p w14:paraId="34EDE54F" w14:textId="3AEE51FA" w:rsidR="00DD0A6E" w:rsidRDefault="009710FD" w:rsidP="00BC6A45">
      <w:pPr>
        <w:pStyle w:val="a1"/>
      </w:pPr>
      <w:r w:rsidRPr="009710FD">
        <w:t>REVOKE ALL ON PROCEDURE public.add_category(VARCHAR) FROM PUBLIC;</w:t>
      </w:r>
    </w:p>
    <w:p w14:paraId="3B56E79D" w14:textId="56BFFD48" w:rsidR="00C92131" w:rsidRDefault="00C92131" w:rsidP="009710FD">
      <w:pPr>
        <w:pStyle w:val="a1"/>
        <w:rPr>
          <w:lang w:val="ru-RU"/>
        </w:rPr>
      </w:pPr>
      <w:r w:rsidRPr="000A0B1E">
        <w:t xml:space="preserve">-- </w:t>
      </w:r>
      <w:r>
        <w:rPr>
          <w:lang w:val="ru-RU"/>
        </w:rPr>
        <w:t>Даем</w:t>
      </w:r>
      <w:r w:rsidRPr="000A0B1E">
        <w:t xml:space="preserve"> </w:t>
      </w:r>
      <w:r>
        <w:rPr>
          <w:lang w:val="ru-RU"/>
        </w:rPr>
        <w:t>право</w:t>
      </w:r>
      <w:r w:rsidRPr="000A0B1E">
        <w:t xml:space="preserve"> </w:t>
      </w:r>
      <w:r>
        <w:rPr>
          <w:lang w:val="ru-RU"/>
        </w:rPr>
        <w:t>на</w:t>
      </w:r>
      <w:r w:rsidRPr="000A0B1E">
        <w:t xml:space="preserve"> </w:t>
      </w:r>
      <w:r>
        <w:rPr>
          <w:lang w:val="ru-RU"/>
        </w:rPr>
        <w:t>процедуру</w:t>
      </w:r>
      <w:r w:rsidRPr="000A0B1E">
        <w:t xml:space="preserve"> </w:t>
      </w:r>
      <w:r>
        <w:rPr>
          <w:lang w:val="ru-RU"/>
        </w:rPr>
        <w:t>админу</w:t>
      </w:r>
    </w:p>
    <w:p w14:paraId="173095E5" w14:textId="7665C392" w:rsidR="007F6D01" w:rsidRPr="00BC6A45" w:rsidRDefault="00BC6A45" w:rsidP="00BC6A45">
      <w:pPr>
        <w:spacing w:after="0"/>
        <w:rPr>
          <w:rFonts w:ascii="Courier New" w:hAnsi="Courier New" w:cs="Courier New"/>
          <w:sz w:val="24"/>
          <w:szCs w:val="24"/>
        </w:rPr>
      </w:pPr>
      <w:r>
        <w:br w:type="page"/>
      </w:r>
    </w:p>
    <w:p w14:paraId="2193B6D3" w14:textId="77777777" w:rsidR="009710FD" w:rsidRDefault="009710FD" w:rsidP="009710FD">
      <w:pPr>
        <w:pStyle w:val="a1"/>
      </w:pPr>
      <w:r w:rsidRPr="009710FD">
        <w:lastRenderedPageBreak/>
        <w:t>GRANT EXECUTE ON PROCEDURE public.add_category(VARCHAR) TO admin;</w:t>
      </w:r>
    </w:p>
    <w:p w14:paraId="20E399D9" w14:textId="77777777" w:rsidR="00DD0A6E" w:rsidRDefault="00DD0A6E" w:rsidP="009710FD">
      <w:pPr>
        <w:pStyle w:val="a1"/>
      </w:pPr>
    </w:p>
    <w:p w14:paraId="049BCF42" w14:textId="0F7DB841" w:rsidR="009710FD" w:rsidRPr="009710FD" w:rsidRDefault="009710FD" w:rsidP="009710FD">
      <w:pPr>
        <w:pStyle w:val="a1"/>
        <w:rPr>
          <w:lang w:val="ru-RU"/>
        </w:rPr>
      </w:pPr>
      <w:r w:rsidRPr="009710FD">
        <w:rPr>
          <w:lang w:val="ru-RU"/>
        </w:rPr>
        <w:t xml:space="preserve">-- </w:t>
      </w:r>
      <w:r>
        <w:rPr>
          <w:lang w:val="ru-RU"/>
        </w:rPr>
        <w:t>Вызов</w:t>
      </w:r>
      <w:r w:rsidRPr="009710FD">
        <w:rPr>
          <w:lang w:val="ru-RU"/>
        </w:rPr>
        <w:t xml:space="preserve"> </w:t>
      </w:r>
      <w:r>
        <w:rPr>
          <w:lang w:val="ru-RU"/>
        </w:rPr>
        <w:t>процедуры</w:t>
      </w:r>
      <w:r w:rsidRPr="009710FD">
        <w:rPr>
          <w:lang w:val="ru-RU"/>
        </w:rPr>
        <w:t xml:space="preserve"> </w:t>
      </w:r>
      <w:r>
        <w:rPr>
          <w:lang w:val="ru-RU"/>
        </w:rPr>
        <w:t>создание</w:t>
      </w:r>
      <w:r w:rsidRPr="009710FD">
        <w:rPr>
          <w:lang w:val="ru-RU"/>
        </w:rPr>
        <w:t xml:space="preserve"> </w:t>
      </w:r>
      <w:r>
        <w:rPr>
          <w:lang w:val="ru-RU"/>
        </w:rPr>
        <w:t>тестовой категории</w:t>
      </w:r>
    </w:p>
    <w:p w14:paraId="50F2C538" w14:textId="77777777" w:rsidR="009710FD" w:rsidRPr="00BC6A45" w:rsidRDefault="009710FD" w:rsidP="009710FD">
      <w:pPr>
        <w:pStyle w:val="a1"/>
        <w:rPr>
          <w:noProof/>
          <w:lang w:val="ru-RU"/>
        </w:rPr>
      </w:pPr>
      <w:r w:rsidRPr="009710FD">
        <w:t>CALL</w:t>
      </w:r>
      <w:r w:rsidRPr="00E74349">
        <w:rPr>
          <w:lang w:val="ru-RU"/>
        </w:rPr>
        <w:t xml:space="preserve"> </w:t>
      </w:r>
      <w:r w:rsidRPr="009710FD">
        <w:t>public</w:t>
      </w:r>
      <w:r w:rsidRPr="00E74349">
        <w:rPr>
          <w:lang w:val="ru-RU"/>
        </w:rPr>
        <w:t>.</w:t>
      </w:r>
      <w:r w:rsidRPr="009710FD">
        <w:t>add</w:t>
      </w:r>
      <w:r w:rsidRPr="00E74349">
        <w:rPr>
          <w:lang w:val="ru-RU"/>
        </w:rPr>
        <w:t>_</w:t>
      </w:r>
      <w:r w:rsidRPr="009710FD">
        <w:t>category</w:t>
      </w:r>
      <w:r w:rsidRPr="00E74349">
        <w:rPr>
          <w:lang w:val="ru-RU"/>
        </w:rPr>
        <w:t>('</w:t>
      </w:r>
      <w:r w:rsidRPr="009710FD">
        <w:t>TestCategory</w:t>
      </w:r>
      <w:r w:rsidRPr="00E74349">
        <w:rPr>
          <w:lang w:val="ru-RU"/>
        </w:rPr>
        <w:t>');</w:t>
      </w:r>
    </w:p>
    <w:p w14:paraId="1277EC57" w14:textId="0BB6D33E" w:rsidR="009274FD" w:rsidRDefault="00E33B93" w:rsidP="00BA5A77">
      <w:pPr>
        <w:pStyle w:val="a0"/>
      </w:pPr>
      <w:r>
        <w:t xml:space="preserve">Листинг </w:t>
      </w:r>
      <w:r w:rsidR="000D54AB" w:rsidRPr="000D54AB">
        <w:t>3.</w:t>
      </w:r>
      <w:r w:rsidR="00E74349" w:rsidRPr="00E74349">
        <w:t>5</w:t>
      </w:r>
      <w:r>
        <w:t xml:space="preserve"> – </w:t>
      </w:r>
      <w:r w:rsidR="001617BA" w:rsidRPr="001617BA">
        <w:t>Процедура для создания ново</w:t>
      </w:r>
      <w:r w:rsidR="00000015">
        <w:t>й</w:t>
      </w:r>
      <w:r w:rsidR="001617BA" w:rsidRPr="001617BA">
        <w:t xml:space="preserve"> </w:t>
      </w:r>
      <w:r w:rsidR="00000015">
        <w:t>категории</w:t>
      </w:r>
    </w:p>
    <w:p w14:paraId="37EBE964" w14:textId="4F8DEADC" w:rsidR="00E33B93" w:rsidRPr="009274FD" w:rsidRDefault="009274FD" w:rsidP="008A2BF5">
      <w:pPr>
        <w:pStyle w:val="Title"/>
        <w:rPr>
          <w:rFonts w:cs="Times New Roman"/>
          <w:szCs w:val="28"/>
        </w:rPr>
      </w:pPr>
      <w:r w:rsidRPr="009274FD">
        <w:t>На рисунке 3.1 видим, что после вызова процедуры, категория успешно добавлена.</w:t>
      </w:r>
    </w:p>
    <w:p w14:paraId="18D43DBD" w14:textId="1CE22AFB" w:rsidR="005F2F2C" w:rsidRDefault="005F2F2C" w:rsidP="009710FD">
      <w:pPr>
        <w:spacing w:before="240" w:after="240"/>
        <w:ind w:left="360"/>
        <w:jc w:val="center"/>
        <w:rPr>
          <w:rFonts w:ascii="Times New Roman" w:hAnsi="Times New Roman" w:cs="Times New Roman"/>
          <w:sz w:val="28"/>
          <w:szCs w:val="28"/>
          <w:lang w:val="ru-RU"/>
        </w:rPr>
      </w:pPr>
      <w:r w:rsidRPr="005F2F2C">
        <w:rPr>
          <w:rFonts w:ascii="Times New Roman" w:hAnsi="Times New Roman" w:cs="Times New Roman"/>
          <w:noProof/>
          <w:sz w:val="28"/>
          <w:szCs w:val="28"/>
          <w:lang w:val="ru-RU"/>
        </w:rPr>
        <w:drawing>
          <wp:inline distT="0" distB="0" distL="0" distR="0" wp14:anchorId="2B9797D5" wp14:editId="40E3CF7B">
            <wp:extent cx="3238052" cy="2528047"/>
            <wp:effectExtent l="0" t="0" r="635" b="0"/>
            <wp:docPr id="271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7221" name=""/>
                    <pic:cNvPicPr/>
                  </pic:nvPicPr>
                  <pic:blipFill>
                    <a:blip r:embed="rId20"/>
                    <a:stretch>
                      <a:fillRect/>
                    </a:stretch>
                  </pic:blipFill>
                  <pic:spPr>
                    <a:xfrm>
                      <a:off x="0" y="0"/>
                      <a:ext cx="3276521" cy="2558081"/>
                    </a:xfrm>
                    <a:prstGeom prst="rect">
                      <a:avLst/>
                    </a:prstGeom>
                  </pic:spPr>
                </pic:pic>
              </a:graphicData>
            </a:graphic>
          </wp:inline>
        </w:drawing>
      </w:r>
    </w:p>
    <w:p w14:paraId="7F78C21B" w14:textId="34827EB0" w:rsidR="00890688" w:rsidRPr="00890688" w:rsidRDefault="005F2F2C" w:rsidP="00BA5A77">
      <w:pPr>
        <w:pStyle w:val="a0"/>
      </w:pPr>
      <w:r>
        <w:t>Рисунок 3.</w:t>
      </w:r>
      <w:r w:rsidR="004B1561">
        <w:t>3</w:t>
      </w:r>
      <w:r>
        <w:t xml:space="preserve"> – </w:t>
      </w:r>
      <w:r w:rsidR="009274FD">
        <w:t>Тестовая категория добавлена</w:t>
      </w:r>
    </w:p>
    <w:p w14:paraId="48616AB9" w14:textId="72A053AC" w:rsidR="006225F7" w:rsidRPr="008A2BF5" w:rsidRDefault="006225F7" w:rsidP="008A2BF5">
      <w:pPr>
        <w:pStyle w:val="Title"/>
      </w:pPr>
      <w:r w:rsidRPr="008A2BF5">
        <w:t>Таже рассмотри дет</w:t>
      </w:r>
      <w:r w:rsidR="00C75CE7" w:rsidRPr="008A2BF5">
        <w:t>а</w:t>
      </w:r>
      <w:r w:rsidRPr="008A2BF5">
        <w:t xml:space="preserve">льно процедуру </w:t>
      </w:r>
      <w:r w:rsidR="00607954" w:rsidRPr="008A2BF5">
        <w:t>просмотра пользователей</w:t>
      </w:r>
      <w:r w:rsidR="00890688" w:rsidRPr="008A2BF5">
        <w:t xml:space="preserve">, скрипт создания которой отображен в листинге </w:t>
      </w:r>
      <w:r w:rsidR="000D54AB" w:rsidRPr="000D54AB">
        <w:rPr>
          <w:lang w:val="ru-RU"/>
        </w:rPr>
        <w:t>3.</w:t>
      </w:r>
      <w:r w:rsidR="00E74349" w:rsidRPr="00E74349">
        <w:rPr>
          <w:lang w:val="ru-RU"/>
        </w:rPr>
        <w:t>6</w:t>
      </w:r>
      <w:r w:rsidR="00890688" w:rsidRPr="008A2BF5">
        <w:t>.</w:t>
      </w:r>
    </w:p>
    <w:p w14:paraId="24776225" w14:textId="77777777" w:rsidR="00890688" w:rsidRDefault="00890688" w:rsidP="00890688">
      <w:pPr>
        <w:pStyle w:val="a1"/>
      </w:pPr>
      <w:r>
        <w:t>CREATE OR REPLACE PROCEDURE public.view_users(out ref REFCURSOR)</w:t>
      </w:r>
    </w:p>
    <w:p w14:paraId="12FCFC36" w14:textId="77777777" w:rsidR="00890688" w:rsidRDefault="00890688" w:rsidP="00890688">
      <w:pPr>
        <w:pStyle w:val="a1"/>
      </w:pPr>
      <w:r>
        <w:t>LANGUAGE plpgsql</w:t>
      </w:r>
    </w:p>
    <w:p w14:paraId="0E646422" w14:textId="77777777" w:rsidR="00890688" w:rsidRDefault="00890688" w:rsidP="00890688">
      <w:pPr>
        <w:pStyle w:val="a1"/>
      </w:pPr>
      <w:r>
        <w:t>AS $$</w:t>
      </w:r>
    </w:p>
    <w:p w14:paraId="3C622EE3" w14:textId="77777777" w:rsidR="00890688" w:rsidRDefault="00890688" w:rsidP="00890688">
      <w:pPr>
        <w:pStyle w:val="a1"/>
      </w:pPr>
      <w:r>
        <w:t>BEGIN</w:t>
      </w:r>
    </w:p>
    <w:p w14:paraId="1DAD9FB2" w14:textId="77777777" w:rsidR="00890688" w:rsidRDefault="00890688" w:rsidP="00890688">
      <w:pPr>
        <w:pStyle w:val="a1"/>
      </w:pPr>
      <w:r>
        <w:t xml:space="preserve">    OPEN ref FOR SELECT id, username, first_name, last_name, email FROM public."auth_user";</w:t>
      </w:r>
    </w:p>
    <w:p w14:paraId="28D4325A" w14:textId="77777777" w:rsidR="00890688" w:rsidRDefault="00890688" w:rsidP="00890688">
      <w:pPr>
        <w:pStyle w:val="a1"/>
      </w:pPr>
      <w:r>
        <w:t>END;</w:t>
      </w:r>
    </w:p>
    <w:p w14:paraId="53C4F594" w14:textId="77777777" w:rsidR="00221570" w:rsidRDefault="00890688" w:rsidP="00221570">
      <w:pPr>
        <w:pStyle w:val="a1"/>
      </w:pPr>
      <w:r>
        <w:t>$$;</w:t>
      </w:r>
    </w:p>
    <w:p w14:paraId="23A67165" w14:textId="77777777" w:rsidR="00221570" w:rsidRDefault="00221570" w:rsidP="00221570">
      <w:pPr>
        <w:pStyle w:val="a1"/>
      </w:pPr>
    </w:p>
    <w:p w14:paraId="7589CB80" w14:textId="753A2C5E" w:rsidR="00221570" w:rsidRPr="00221570" w:rsidRDefault="00221570" w:rsidP="00221570">
      <w:pPr>
        <w:pStyle w:val="a1"/>
      </w:pPr>
      <w:r w:rsidRPr="00221570">
        <w:t>REVOKE ALL ON PROCEDURE public.view_users(REFCURSOR) FROM PUBLIC;</w:t>
      </w:r>
    </w:p>
    <w:p w14:paraId="0A0FBFA3" w14:textId="77777777" w:rsidR="001F4766" w:rsidRDefault="00221570" w:rsidP="001F4766">
      <w:pPr>
        <w:pStyle w:val="a1"/>
      </w:pPr>
      <w:r w:rsidRPr="00221570">
        <w:t>GRANT EXECUTE ON PROCEDURE public.view_users(REFCURSOR) TO admin_role;</w:t>
      </w:r>
    </w:p>
    <w:p w14:paraId="0181E4DC" w14:textId="4C757EF7" w:rsidR="00BC6A45" w:rsidRDefault="001F4766" w:rsidP="001F4766">
      <w:pPr>
        <w:pStyle w:val="a1"/>
      </w:pPr>
      <w:r>
        <w:t>BEGIN;</w:t>
      </w:r>
    </w:p>
    <w:p w14:paraId="5294952F" w14:textId="77777777" w:rsidR="00BC6A45" w:rsidRDefault="00BC6A45">
      <w:pPr>
        <w:spacing w:after="0"/>
        <w:rPr>
          <w:rFonts w:ascii="Courier New" w:hAnsi="Courier New" w:cs="Courier New"/>
          <w:sz w:val="24"/>
          <w:szCs w:val="24"/>
        </w:rPr>
      </w:pPr>
      <w:r>
        <w:br w:type="page"/>
      </w:r>
    </w:p>
    <w:p w14:paraId="25E1CB7E" w14:textId="21F8D401" w:rsidR="00BC6A45" w:rsidRDefault="00BC6A45" w:rsidP="00BC6A45">
      <w:pPr>
        <w:pStyle w:val="a1"/>
        <w:ind w:firstLine="1"/>
      </w:pPr>
      <w:r>
        <w:lastRenderedPageBreak/>
        <w:t xml:space="preserve">  </w:t>
      </w:r>
      <w:r w:rsidR="001F4766">
        <w:t>CALL public.view_users(@ref);</w:t>
      </w:r>
    </w:p>
    <w:p w14:paraId="7C2FFF18" w14:textId="77777777" w:rsidR="00BC6A45" w:rsidRDefault="00BC6A45" w:rsidP="00BC6A45">
      <w:pPr>
        <w:pStyle w:val="a1"/>
        <w:ind w:firstLine="1"/>
      </w:pPr>
      <w:r>
        <w:t xml:space="preserve">  </w:t>
      </w:r>
      <w:r w:rsidR="001F4766">
        <w:t>FETCH ALL FROM @ref;</w:t>
      </w:r>
    </w:p>
    <w:p w14:paraId="6F9C737F" w14:textId="190CFAA9" w:rsidR="00890688" w:rsidRPr="001B5EE6" w:rsidRDefault="00BC6A45" w:rsidP="00BC6A45">
      <w:pPr>
        <w:pStyle w:val="a1"/>
        <w:ind w:firstLine="1"/>
      </w:pPr>
      <w:r>
        <w:t xml:space="preserve">  </w:t>
      </w:r>
      <w:r w:rsidR="001F4766">
        <w:t>COMMIT;</w:t>
      </w:r>
    </w:p>
    <w:p w14:paraId="6007AFF1" w14:textId="136DB408" w:rsidR="00890688" w:rsidRDefault="007E0B73" w:rsidP="00BA5A77">
      <w:pPr>
        <w:pStyle w:val="a0"/>
      </w:pPr>
      <w:r>
        <w:t>Листинг</w:t>
      </w:r>
      <w:r w:rsidRPr="007E0B73">
        <w:t xml:space="preserve"> </w:t>
      </w:r>
      <w:r w:rsidR="000D54AB" w:rsidRPr="000D54AB">
        <w:t>3.</w:t>
      </w:r>
      <w:r w:rsidR="00E74349" w:rsidRPr="000D54AB">
        <w:t>6</w:t>
      </w:r>
      <w:r w:rsidRPr="007E0B73">
        <w:t xml:space="preserve"> – </w:t>
      </w:r>
      <w:r>
        <w:t>Процедура просмотра всех пользователей</w:t>
      </w:r>
    </w:p>
    <w:p w14:paraId="0094ADE6" w14:textId="4C4CE1AC" w:rsidR="00E33B93" w:rsidRDefault="002A2EBA" w:rsidP="001F4766">
      <w:pPr>
        <w:pStyle w:val="Title"/>
      </w:pPr>
      <w:r w:rsidRPr="008A2BF5">
        <w:t>У нас есть процедура view_users, которая не принимает входных параметров. Она возвращает один выходной параметр типа REFCURSOR. Необходимость в его использовании заключается в том, что в PostgreSQL нельзя просто обернуть SELECT запрос в процедуру – данные обязательно должны куда-то записываться. В данном случае, процедура view_users открывает курсор, который содержит результаты запроса SELECT, выбирающего данные</w:t>
      </w:r>
      <w:r w:rsidRPr="001F4766">
        <w:t xml:space="preserve"> пользователей. Эти данные возвращаются как REFCURSOR.</w:t>
      </w:r>
    </w:p>
    <w:p w14:paraId="2FAF8222" w14:textId="0E05587B" w:rsidR="001B5EE6" w:rsidRDefault="00CD0286" w:rsidP="00E33B93">
      <w:pPr>
        <w:spacing w:before="240" w:after="240"/>
        <w:ind w:left="360" w:firstLine="360"/>
        <w:jc w:val="center"/>
        <w:rPr>
          <w:rFonts w:ascii="Times New Roman" w:hAnsi="Times New Roman" w:cs="Times New Roman"/>
          <w:sz w:val="28"/>
          <w:szCs w:val="28"/>
          <w:lang w:val="ru-RU"/>
        </w:rPr>
      </w:pPr>
      <w:r w:rsidRPr="00CD0286">
        <w:rPr>
          <w:rFonts w:ascii="Times New Roman" w:hAnsi="Times New Roman" w:cs="Times New Roman"/>
          <w:noProof/>
          <w:sz w:val="28"/>
          <w:szCs w:val="28"/>
          <w:lang w:val="ru-RU"/>
        </w:rPr>
        <w:drawing>
          <wp:inline distT="0" distB="0" distL="0" distR="0" wp14:anchorId="7EC58355" wp14:editId="2BAA1291">
            <wp:extent cx="6177302" cy="899160"/>
            <wp:effectExtent l="0" t="0" r="0" b="2540"/>
            <wp:docPr id="183167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79680" name=""/>
                    <pic:cNvPicPr/>
                  </pic:nvPicPr>
                  <pic:blipFill>
                    <a:blip r:embed="rId21"/>
                    <a:stretch>
                      <a:fillRect/>
                    </a:stretch>
                  </pic:blipFill>
                  <pic:spPr>
                    <a:xfrm>
                      <a:off x="0" y="0"/>
                      <a:ext cx="6301485" cy="917236"/>
                    </a:xfrm>
                    <a:prstGeom prst="rect">
                      <a:avLst/>
                    </a:prstGeom>
                  </pic:spPr>
                </pic:pic>
              </a:graphicData>
            </a:graphic>
          </wp:inline>
        </w:drawing>
      </w:r>
    </w:p>
    <w:p w14:paraId="62E010EB" w14:textId="55030797" w:rsidR="00E33B93" w:rsidRDefault="00E33B93" w:rsidP="00E33B93">
      <w:pPr>
        <w:spacing w:before="240" w:after="240"/>
        <w:ind w:left="360" w:firstLine="36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CD0286">
        <w:rPr>
          <w:rFonts w:ascii="Times New Roman" w:hAnsi="Times New Roman" w:cs="Times New Roman"/>
          <w:sz w:val="28"/>
          <w:szCs w:val="28"/>
        </w:rPr>
        <w:t>.</w:t>
      </w:r>
      <w:r w:rsidR="00E74349">
        <w:rPr>
          <w:rFonts w:ascii="Times New Roman" w:hAnsi="Times New Roman" w:cs="Times New Roman"/>
          <w:sz w:val="28"/>
          <w:szCs w:val="28"/>
        </w:rPr>
        <w:t>4</w:t>
      </w:r>
      <w:r>
        <w:rPr>
          <w:rFonts w:ascii="Times New Roman" w:hAnsi="Times New Roman" w:cs="Times New Roman"/>
          <w:sz w:val="28"/>
          <w:szCs w:val="28"/>
          <w:lang w:val="ru-RU"/>
        </w:rPr>
        <w:t xml:space="preserve"> – Результат выполнения процедуры</w:t>
      </w:r>
    </w:p>
    <w:p w14:paraId="48F5E256" w14:textId="30267A24" w:rsidR="00E33B93" w:rsidRPr="00EC5F67" w:rsidRDefault="00BC6A45" w:rsidP="00511536">
      <w:pPr>
        <w:pStyle w:val="Heading3"/>
      </w:pPr>
      <w:bookmarkStart w:id="11" w:name="_Toc135302841"/>
      <w:r>
        <w:rPr>
          <w:lang w:val="en-US"/>
        </w:rPr>
        <w:t xml:space="preserve">  </w:t>
      </w:r>
      <w:r w:rsidR="00E33B93" w:rsidRPr="00EC5F67">
        <w:t xml:space="preserve">Процедуры </w:t>
      </w:r>
      <w:r w:rsidR="00E81A44" w:rsidRPr="00EC5F67">
        <w:t>клиента</w:t>
      </w:r>
      <w:bookmarkEnd w:id="11"/>
    </w:p>
    <w:p w14:paraId="0E1D321C" w14:textId="26688972" w:rsidR="007F4751" w:rsidRPr="007F4751" w:rsidRDefault="009E3997" w:rsidP="007F4751">
      <w:pPr>
        <w:pStyle w:val="Title"/>
        <w:spacing w:after="240"/>
        <w:rPr>
          <w:rFonts w:cs="Times New Roman"/>
          <w:sz w:val="24"/>
          <w:szCs w:val="24"/>
        </w:rPr>
      </w:pPr>
      <w:r>
        <w:t xml:space="preserve">Для клиента онлайн-маркетплейса будут реализованы </w:t>
      </w:r>
      <w:r w:rsidR="0060290F" w:rsidRPr="0060290F">
        <w:rPr>
          <w:lang w:val="ru-RU"/>
        </w:rPr>
        <w:t>ш</w:t>
      </w:r>
      <w:r w:rsidR="0060290F">
        <w:rPr>
          <w:lang w:val="ru-RU"/>
        </w:rPr>
        <w:t>есть</w:t>
      </w:r>
      <w:r>
        <w:t xml:space="preserve"> процедур: просмотр товаров, добавление товара в заказ, просмотр заказов, добавление отзыва к товару</w:t>
      </w:r>
      <w:r w:rsidR="0060290F">
        <w:rPr>
          <w:lang w:val="ru-RU"/>
        </w:rPr>
        <w:t>,</w:t>
      </w:r>
      <w:r w:rsidR="00C310B7" w:rsidRPr="00C310B7">
        <w:rPr>
          <w:lang w:val="ru-RU"/>
        </w:rPr>
        <w:t xml:space="preserve"> </w:t>
      </w:r>
      <w:r w:rsidR="00C310B7">
        <w:rPr>
          <w:lang w:val="ru-RU"/>
        </w:rPr>
        <w:t>оценка качества доставки</w:t>
      </w:r>
      <w:r>
        <w:t xml:space="preserve"> и обновление информации об адресе доставки. Рассмотрим процедуру просмотра товаров – Листинг </w:t>
      </w:r>
      <w:r w:rsidR="000D54AB" w:rsidRPr="00C403C2">
        <w:rPr>
          <w:lang w:val="ru-RU"/>
        </w:rPr>
        <w:t>3.</w:t>
      </w:r>
      <w:r w:rsidRPr="000151F8">
        <w:rPr>
          <w:lang w:val="ru-RU"/>
        </w:rPr>
        <w:t>7</w:t>
      </w:r>
      <w:r>
        <w:t>.</w:t>
      </w:r>
      <w:r>
        <w:rPr>
          <w:rFonts w:ascii="Segoe UI" w:hAnsi="Segoe UI" w:cs="Segoe UI"/>
          <w:color w:val="D9D9E3"/>
          <w:sz w:val="18"/>
          <w:szCs w:val="18"/>
          <w:bdr w:val="single" w:sz="2" w:space="0" w:color="D9D9E3" w:frame="1"/>
        </w:rPr>
        <w:t>l</w:t>
      </w:r>
    </w:p>
    <w:p w14:paraId="11181C63" w14:textId="77777777" w:rsidR="007F4751" w:rsidRPr="00C403C2" w:rsidRDefault="007F4751" w:rsidP="007F4751">
      <w:pPr>
        <w:pStyle w:val="a1"/>
        <w:rPr>
          <w:lang w:val="ru-RU"/>
        </w:rPr>
      </w:pPr>
      <w:r w:rsidRPr="00C403C2">
        <w:rPr>
          <w:lang w:val="ru-RU"/>
        </w:rPr>
        <w:t>-- Процедура добавления отзыва к товару</w:t>
      </w:r>
    </w:p>
    <w:p w14:paraId="6505CEFD" w14:textId="77777777" w:rsidR="007F4751" w:rsidRPr="007F4751" w:rsidRDefault="007F4751" w:rsidP="007F4751">
      <w:pPr>
        <w:pStyle w:val="a1"/>
      </w:pPr>
      <w:r w:rsidRPr="007F4751">
        <w:t>CREATE OR REPLACE PROCEDURE public.add_review(</w:t>
      </w:r>
    </w:p>
    <w:p w14:paraId="2AE2B5A0" w14:textId="77777777" w:rsidR="007F4751" w:rsidRPr="007F4751" w:rsidRDefault="007F4751" w:rsidP="007F4751">
      <w:pPr>
        <w:pStyle w:val="a1"/>
      </w:pPr>
      <w:r w:rsidRPr="007F4751">
        <w:t xml:space="preserve">    p_name VARCHAR,</w:t>
      </w:r>
    </w:p>
    <w:p w14:paraId="565E7C50" w14:textId="77777777" w:rsidR="007F4751" w:rsidRPr="007F4751" w:rsidRDefault="007F4751" w:rsidP="007F4751">
      <w:pPr>
        <w:pStyle w:val="a1"/>
      </w:pPr>
      <w:r w:rsidRPr="007F4751">
        <w:t xml:space="preserve">    p_id INTEGER,</w:t>
      </w:r>
    </w:p>
    <w:p w14:paraId="01D3E3F4" w14:textId="77777777" w:rsidR="007F4751" w:rsidRPr="007F4751" w:rsidRDefault="007F4751" w:rsidP="007F4751">
      <w:pPr>
        <w:pStyle w:val="a1"/>
      </w:pPr>
      <w:r w:rsidRPr="007F4751">
        <w:t xml:space="preserve">    p_createdAt TIMESTAMP WITH TIME ZONE,</w:t>
      </w:r>
    </w:p>
    <w:p w14:paraId="38DCC7C8" w14:textId="77777777" w:rsidR="007F4751" w:rsidRPr="007F4751" w:rsidRDefault="007F4751" w:rsidP="007F4751">
      <w:pPr>
        <w:pStyle w:val="a1"/>
      </w:pPr>
      <w:r w:rsidRPr="007F4751">
        <w:t xml:space="preserve">    p_comment VARCHAR,</w:t>
      </w:r>
    </w:p>
    <w:p w14:paraId="08E909B8" w14:textId="77777777" w:rsidR="007F4751" w:rsidRPr="007F4751" w:rsidRDefault="007F4751" w:rsidP="007F4751">
      <w:pPr>
        <w:pStyle w:val="a1"/>
      </w:pPr>
      <w:r w:rsidRPr="007F4751">
        <w:t xml:space="preserve">    p_rating INTEGER,</w:t>
      </w:r>
    </w:p>
    <w:p w14:paraId="6F269BF3" w14:textId="77777777" w:rsidR="007F4751" w:rsidRPr="007F4751" w:rsidRDefault="007F4751" w:rsidP="007F4751">
      <w:pPr>
        <w:pStyle w:val="a1"/>
      </w:pPr>
      <w:r w:rsidRPr="007F4751">
        <w:t xml:space="preserve">    p_user_id INTEGER,</w:t>
      </w:r>
    </w:p>
    <w:p w14:paraId="3739BDC0" w14:textId="77777777" w:rsidR="007F4751" w:rsidRPr="007F4751" w:rsidRDefault="007F4751" w:rsidP="007F4751">
      <w:pPr>
        <w:pStyle w:val="a1"/>
      </w:pPr>
      <w:r w:rsidRPr="007F4751">
        <w:t xml:space="preserve">    p_product_id INTEGER</w:t>
      </w:r>
    </w:p>
    <w:p w14:paraId="3D314DFC" w14:textId="77777777" w:rsidR="007F4751" w:rsidRPr="007F4751" w:rsidRDefault="007F4751" w:rsidP="007F4751">
      <w:pPr>
        <w:pStyle w:val="a1"/>
      </w:pPr>
      <w:r w:rsidRPr="007F4751">
        <w:t>)</w:t>
      </w:r>
    </w:p>
    <w:p w14:paraId="27899138" w14:textId="77777777" w:rsidR="007F4751" w:rsidRPr="007F4751" w:rsidRDefault="007F4751" w:rsidP="007F4751">
      <w:pPr>
        <w:pStyle w:val="a1"/>
      </w:pPr>
      <w:r w:rsidRPr="007F4751">
        <w:t>LANGUAGE plpgsql</w:t>
      </w:r>
    </w:p>
    <w:p w14:paraId="6394CE8F" w14:textId="77777777" w:rsidR="007F4751" w:rsidRPr="007F4751" w:rsidRDefault="007F4751" w:rsidP="007F4751">
      <w:pPr>
        <w:pStyle w:val="a1"/>
      </w:pPr>
      <w:r w:rsidRPr="007F4751">
        <w:t>AS $$</w:t>
      </w:r>
    </w:p>
    <w:p w14:paraId="5EC52D26" w14:textId="77777777" w:rsidR="007F4751" w:rsidRPr="007F4751" w:rsidRDefault="007F4751" w:rsidP="007F4751">
      <w:pPr>
        <w:pStyle w:val="a1"/>
      </w:pPr>
      <w:r w:rsidRPr="007F4751">
        <w:t>BEGIN</w:t>
      </w:r>
    </w:p>
    <w:p w14:paraId="4D61E58B" w14:textId="77777777" w:rsidR="007F4751" w:rsidRDefault="007F4751" w:rsidP="007F4751">
      <w:pPr>
        <w:pStyle w:val="a1"/>
      </w:pPr>
      <w:r w:rsidRPr="007F4751">
        <w:t xml:space="preserve">    INSERT INTO public."base_review"(name,_id,"createdAt","comment", "rating", "user_id", "product_id") </w:t>
      </w:r>
    </w:p>
    <w:p w14:paraId="0EAAEFA5" w14:textId="05EAC3F1" w:rsidR="00BC6A45" w:rsidRPr="00BC6A45" w:rsidRDefault="00BC6A45" w:rsidP="00BC6A45">
      <w:pPr>
        <w:spacing w:after="0"/>
        <w:rPr>
          <w:rFonts w:ascii="Courier New" w:hAnsi="Courier New" w:cs="Courier New"/>
          <w:sz w:val="24"/>
          <w:szCs w:val="24"/>
        </w:rPr>
      </w:pPr>
      <w:r>
        <w:br w:type="page"/>
      </w:r>
    </w:p>
    <w:p w14:paraId="3FAFDE10" w14:textId="77777777" w:rsidR="007F4751" w:rsidRPr="007F4751" w:rsidRDefault="007F4751" w:rsidP="007F4751">
      <w:pPr>
        <w:pStyle w:val="a1"/>
      </w:pPr>
      <w:r w:rsidRPr="007F4751">
        <w:lastRenderedPageBreak/>
        <w:t xml:space="preserve">    VALUES(p_name, p_id, p_createdAt, p_comment, p_rating, p_user_id, p_product_id);</w:t>
      </w:r>
    </w:p>
    <w:p w14:paraId="58E6DA1D" w14:textId="77777777" w:rsidR="007F4751" w:rsidRDefault="007F4751" w:rsidP="007F4751">
      <w:pPr>
        <w:pStyle w:val="a1"/>
        <w:rPr>
          <w:lang w:val="ru-RU"/>
        </w:rPr>
      </w:pPr>
      <w:r w:rsidRPr="007F4751">
        <w:t>END</w:t>
      </w:r>
      <w:r w:rsidRPr="007F4751">
        <w:rPr>
          <w:lang w:val="ru-RU"/>
        </w:rPr>
        <w:t>;</w:t>
      </w:r>
    </w:p>
    <w:p w14:paraId="7183FD27" w14:textId="2C281950" w:rsidR="007F4751" w:rsidRPr="007F4751" w:rsidRDefault="007F4751" w:rsidP="007F4751">
      <w:pPr>
        <w:pStyle w:val="a1"/>
        <w:rPr>
          <w:lang w:val="ru-RU"/>
        </w:rPr>
      </w:pPr>
      <w:r w:rsidRPr="007F4751">
        <w:rPr>
          <w:lang w:val="ru-RU"/>
        </w:rPr>
        <w:t>$$;</w:t>
      </w:r>
    </w:p>
    <w:p w14:paraId="0BB6D5F7" w14:textId="22B8F736" w:rsidR="007F4751" w:rsidRPr="000151F8" w:rsidRDefault="00E33B93" w:rsidP="00BA5A77">
      <w:pPr>
        <w:pStyle w:val="a0"/>
      </w:pPr>
      <w:r>
        <w:t xml:space="preserve">Листинг </w:t>
      </w:r>
      <w:r w:rsidR="000D54AB" w:rsidRPr="00C403C2">
        <w:t>3.</w:t>
      </w:r>
      <w:r w:rsidR="00E74349" w:rsidRPr="007F4751">
        <w:t>7</w:t>
      </w:r>
      <w:r>
        <w:t xml:space="preserve"> – Процедура </w:t>
      </w:r>
      <w:r w:rsidR="000151F8">
        <w:t>добавления отзыва</w:t>
      </w:r>
    </w:p>
    <w:p w14:paraId="0B0705AB" w14:textId="1083FFA8" w:rsidR="00F56B19" w:rsidRPr="00F56B19" w:rsidRDefault="00E33B93" w:rsidP="00F56B19">
      <w:pPr>
        <w:pStyle w:val="Title"/>
      </w:pPr>
      <w:r w:rsidRPr="007F4751">
        <w:tab/>
      </w:r>
      <w:r w:rsidR="00F56B19" w:rsidRPr="00F56B19">
        <w:t>Для процедуры добавления отзыва на товар, мы принимаем следующие входные параметры: имя отзыва, идентификатор отзыва, текст комментария, рейтинг отзыва, идентификатор пользователя и идентификатор продукта.</w:t>
      </w:r>
    </w:p>
    <w:p w14:paraId="0F1AC852" w14:textId="7FE4EA7B" w:rsidR="00E33B93" w:rsidRDefault="00F56B19" w:rsidP="00F56B19">
      <w:pPr>
        <w:pStyle w:val="Title"/>
      </w:pPr>
      <w:r w:rsidRPr="00F56B19">
        <w:t xml:space="preserve">Также устанавливаем время создания отзыва в поле createdAt с помощью функции CURRENT_TIMESTAMP. Результат этого действия </w:t>
      </w:r>
      <w:r>
        <w:rPr>
          <w:lang w:val="ru-RU"/>
        </w:rPr>
        <w:t>–</w:t>
      </w:r>
      <w:r w:rsidRPr="00F56B19">
        <w:t xml:space="preserve"> новый отзыв на товар добавляется в базу данных. Вызов этой процедуры представлен </w:t>
      </w:r>
      <w:r>
        <w:rPr>
          <w:lang w:val="ru-RU"/>
        </w:rPr>
        <w:t xml:space="preserve">в </w:t>
      </w:r>
      <w:r w:rsidR="00E16155">
        <w:rPr>
          <w:lang w:val="ru-RU"/>
        </w:rPr>
        <w:t>л</w:t>
      </w:r>
      <w:r>
        <w:rPr>
          <w:lang w:val="ru-RU"/>
        </w:rPr>
        <w:t xml:space="preserve">истинге </w:t>
      </w:r>
      <w:r w:rsidR="000D54AB" w:rsidRPr="00C403C2">
        <w:rPr>
          <w:lang w:val="ru-RU"/>
        </w:rPr>
        <w:t>3.</w:t>
      </w:r>
      <w:r w:rsidR="00E16155">
        <w:rPr>
          <w:lang w:val="ru-RU"/>
        </w:rPr>
        <w:t>8</w:t>
      </w:r>
      <w:r w:rsidRPr="00F56B19">
        <w:t>.</w:t>
      </w:r>
    </w:p>
    <w:p w14:paraId="6186D7DC" w14:textId="77777777" w:rsidR="002C4CE9" w:rsidRPr="002C4CE9" w:rsidRDefault="002C4CE9" w:rsidP="002C4CE9">
      <w:pPr>
        <w:pStyle w:val="a1"/>
        <w:rPr>
          <w:lang w:val="en-BY"/>
        </w:rPr>
      </w:pPr>
      <w:r w:rsidRPr="002C4CE9">
        <w:rPr>
          <w:lang w:val="en-BY"/>
        </w:rPr>
        <w:t>-- Вызов процедуры добавления отзыва к товару</w:t>
      </w:r>
    </w:p>
    <w:p w14:paraId="2FD80737" w14:textId="0D999483" w:rsidR="002C4CE9" w:rsidRPr="002C4CE9" w:rsidRDefault="002C4CE9" w:rsidP="002C4CE9">
      <w:pPr>
        <w:pStyle w:val="a1"/>
        <w:rPr>
          <w:lang w:val="en-BY"/>
        </w:rPr>
      </w:pPr>
      <w:r w:rsidRPr="002C4CE9">
        <w:rPr>
          <w:lang w:val="en-BY"/>
        </w:rPr>
        <w:t>CALL public.add_review('Test Review', 1, CURRENT_TIMESTAMP, 'Great product!', 5, 4, 5);</w:t>
      </w:r>
    </w:p>
    <w:p w14:paraId="1183A378" w14:textId="0F42CEE7" w:rsidR="00E33B93" w:rsidRDefault="002C4CE9" w:rsidP="00BA5A77">
      <w:pPr>
        <w:pStyle w:val="a0"/>
      </w:pPr>
      <w:r>
        <w:t xml:space="preserve">Листинг </w:t>
      </w:r>
      <w:r w:rsidR="000D54AB" w:rsidRPr="00C403C2">
        <w:t>3.</w:t>
      </w:r>
      <w:r>
        <w:t>8 – Вызов процедуры добавления отзыва</w:t>
      </w:r>
    </w:p>
    <w:p w14:paraId="1F27BFE7" w14:textId="0CB091B2" w:rsidR="00921E93" w:rsidRDefault="00921E93" w:rsidP="00971191">
      <w:pPr>
        <w:pStyle w:val="Title"/>
      </w:pPr>
      <w:r>
        <w:t>Как видно на рисунке 3.5 видно, что отзыв успешно добавле</w:t>
      </w:r>
      <w:r w:rsidR="00971191">
        <w:t>н.</w:t>
      </w:r>
    </w:p>
    <w:p w14:paraId="0E707292" w14:textId="3CDDEC0D" w:rsidR="00224123" w:rsidRDefault="00971191" w:rsidP="00971191">
      <w:pPr>
        <w:spacing w:before="280" w:after="0"/>
        <w:jc w:val="center"/>
        <w:rPr>
          <w:rFonts w:ascii="Times New Roman" w:hAnsi="Times New Roman" w:cs="Times New Roman"/>
          <w:sz w:val="28"/>
          <w:szCs w:val="28"/>
          <w:lang w:val="ru-RU"/>
        </w:rPr>
      </w:pPr>
      <w:r w:rsidRPr="00971191">
        <w:rPr>
          <w:rFonts w:ascii="Times New Roman" w:hAnsi="Times New Roman" w:cs="Times New Roman"/>
          <w:noProof/>
          <w:sz w:val="28"/>
          <w:szCs w:val="28"/>
          <w:lang w:val="ru-RU"/>
        </w:rPr>
        <w:drawing>
          <wp:inline distT="0" distB="0" distL="0" distR="0" wp14:anchorId="28B58A70" wp14:editId="662FC47C">
            <wp:extent cx="6548120" cy="1057910"/>
            <wp:effectExtent l="0" t="0" r="5080" b="0"/>
            <wp:docPr id="42838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84353" name=""/>
                    <pic:cNvPicPr/>
                  </pic:nvPicPr>
                  <pic:blipFill>
                    <a:blip r:embed="rId22"/>
                    <a:stretch>
                      <a:fillRect/>
                    </a:stretch>
                  </pic:blipFill>
                  <pic:spPr>
                    <a:xfrm>
                      <a:off x="0" y="0"/>
                      <a:ext cx="6548120" cy="1057910"/>
                    </a:xfrm>
                    <a:prstGeom prst="rect">
                      <a:avLst/>
                    </a:prstGeom>
                  </pic:spPr>
                </pic:pic>
              </a:graphicData>
            </a:graphic>
          </wp:inline>
        </w:drawing>
      </w:r>
    </w:p>
    <w:p w14:paraId="0222F67C" w14:textId="45CC57CF" w:rsidR="00E33B93" w:rsidRDefault="00E33B93" w:rsidP="00BA5A77">
      <w:pPr>
        <w:pStyle w:val="a0"/>
      </w:pPr>
      <w:r>
        <w:t xml:space="preserve">Рисунок </w:t>
      </w:r>
      <w:r w:rsidR="00224123">
        <w:t>3.</w:t>
      </w:r>
      <w:r>
        <w:t xml:space="preserve">5 – </w:t>
      </w:r>
      <w:r w:rsidR="00224123">
        <w:t>Успешное добавление отзыва</w:t>
      </w:r>
    </w:p>
    <w:p w14:paraId="1BD71F98" w14:textId="7B4F6F3B" w:rsidR="00C57BCD" w:rsidRPr="002F70A8" w:rsidRDefault="00BC6A45" w:rsidP="00511536">
      <w:pPr>
        <w:pStyle w:val="Heading3"/>
      </w:pPr>
      <w:bookmarkStart w:id="12" w:name="_Toc135302842"/>
      <w:r>
        <w:rPr>
          <w:lang w:val="en-US"/>
        </w:rPr>
        <w:t xml:space="preserve"> </w:t>
      </w:r>
      <w:r w:rsidR="00C57BCD">
        <w:t>Процедуры гостя</w:t>
      </w:r>
      <w:bookmarkEnd w:id="12"/>
    </w:p>
    <w:p w14:paraId="48DAD79B" w14:textId="3E415643" w:rsidR="00E33B93" w:rsidRDefault="00E33B93" w:rsidP="00E33B93">
      <w:p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002F70A8" w:rsidRPr="002F70A8">
        <w:rPr>
          <w:rFonts w:ascii="Times New Roman" w:hAnsi="Times New Roman" w:cs="Times New Roman"/>
          <w:sz w:val="28"/>
          <w:szCs w:val="28"/>
          <w:lang w:val="ru-RU"/>
        </w:rPr>
        <w:t>Для гостя онлайн-маркетплейса будут реализованы две процедуры: просмотр товаров и просмотр отзывов о товаре. Эти процедуры аналогичны некоторым процедурам, которые были реализованы для клиента, но адаптированы для уникальных потребностей гостя.</w:t>
      </w:r>
    </w:p>
    <w:p w14:paraId="673B57BF" w14:textId="5565A1A6" w:rsidR="00495C11" w:rsidRDefault="00495C11" w:rsidP="00E33B93">
      <w:p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Полный скрипт для создания вышеописанных хранимых процедур можно найти в приложении </w:t>
      </w:r>
      <w:r w:rsidR="00097844">
        <w:rPr>
          <w:rFonts w:ascii="Times New Roman" w:hAnsi="Times New Roman" w:cs="Times New Roman"/>
          <w:sz w:val="28"/>
          <w:szCs w:val="28"/>
          <w:lang w:val="ru-RU"/>
        </w:rPr>
        <w:t>В</w:t>
      </w:r>
      <w:r>
        <w:rPr>
          <w:rFonts w:ascii="Times New Roman" w:hAnsi="Times New Roman" w:cs="Times New Roman"/>
          <w:sz w:val="28"/>
          <w:szCs w:val="28"/>
          <w:lang w:val="ru-RU"/>
        </w:rPr>
        <w:t>.</w:t>
      </w:r>
    </w:p>
    <w:p w14:paraId="3799C7DC" w14:textId="5E83A4A0" w:rsidR="00020E66" w:rsidRDefault="00BC6A45" w:rsidP="00511536">
      <w:pPr>
        <w:pStyle w:val="Heading3"/>
      </w:pPr>
      <w:bookmarkStart w:id="13" w:name="_Toc135302843"/>
      <w:r>
        <w:rPr>
          <w:lang w:val="en-US"/>
        </w:rPr>
        <w:t xml:space="preserve"> </w:t>
      </w:r>
      <w:r w:rsidR="00020E66">
        <w:t>Процедуры курьера</w:t>
      </w:r>
      <w:bookmarkEnd w:id="13"/>
    </w:p>
    <w:p w14:paraId="3FD05110" w14:textId="40082BFF" w:rsidR="00020E66" w:rsidRPr="00165066" w:rsidRDefault="00EC5F67" w:rsidP="00165066">
      <w:pPr>
        <w:pStyle w:val="Title"/>
        <w:rPr>
          <w:sz w:val="24"/>
          <w:szCs w:val="24"/>
        </w:rPr>
      </w:pPr>
      <w:r>
        <w:t xml:space="preserve">Для курьера онлайн-маркетплейса будут реализованы </w:t>
      </w:r>
      <w:r w:rsidR="00495C11">
        <w:rPr>
          <w:lang w:val="ru-RU"/>
        </w:rPr>
        <w:t>четыре</w:t>
      </w:r>
      <w:r>
        <w:t xml:space="preserve"> процедуры: просмотр заказов, обновление статуса доставки</w:t>
      </w:r>
      <w:r w:rsidR="00495C11">
        <w:rPr>
          <w:lang w:val="ru-RU"/>
        </w:rPr>
        <w:t>,</w:t>
      </w:r>
      <w:r w:rsidR="00495C11" w:rsidRPr="00495C11">
        <w:rPr>
          <w:lang w:val="ru-RU"/>
        </w:rPr>
        <w:t xml:space="preserve"> </w:t>
      </w:r>
      <w:r w:rsidR="00165066">
        <w:rPr>
          <w:lang w:val="ru-RU"/>
        </w:rPr>
        <w:t>просмотр подробностей заказа</w:t>
      </w:r>
      <w:r w:rsidR="00495C11">
        <w:rPr>
          <w:lang w:val="ru-RU"/>
        </w:rPr>
        <w:t xml:space="preserve"> и регистрация курьера</w:t>
      </w:r>
      <w:r>
        <w:t xml:space="preserve">. </w:t>
      </w:r>
      <w:r>
        <w:lastRenderedPageBreak/>
        <w:t>Эти процедуры аналогичны некоторым процедурам, которые были реализованы для клиента, но адаптированы для уникальных потребностей курьера.</w:t>
      </w:r>
    </w:p>
    <w:p w14:paraId="4162A99A" w14:textId="48CB6CEB" w:rsidR="00B03439" w:rsidRDefault="00E33B93" w:rsidP="00E33B93">
      <w:p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t>Полный скрипт для создания вышеописанных хранимых процедур можно найти в приложении</w:t>
      </w:r>
      <w:r w:rsidR="00495C11">
        <w:rPr>
          <w:rFonts w:ascii="Times New Roman" w:hAnsi="Times New Roman" w:cs="Times New Roman"/>
          <w:sz w:val="28"/>
          <w:szCs w:val="28"/>
          <w:lang w:val="ru-RU"/>
        </w:rPr>
        <w:t xml:space="preserve"> </w:t>
      </w:r>
      <w:r w:rsidR="00097844">
        <w:rPr>
          <w:rFonts w:ascii="Times New Roman" w:hAnsi="Times New Roman" w:cs="Times New Roman"/>
          <w:sz w:val="28"/>
          <w:szCs w:val="28"/>
          <w:lang w:val="ru-RU"/>
        </w:rPr>
        <w:t>В</w:t>
      </w:r>
      <w:r>
        <w:rPr>
          <w:rFonts w:ascii="Times New Roman" w:hAnsi="Times New Roman" w:cs="Times New Roman"/>
          <w:sz w:val="28"/>
          <w:szCs w:val="28"/>
          <w:lang w:val="ru-RU"/>
        </w:rPr>
        <w:t>.</w:t>
      </w:r>
    </w:p>
    <w:p w14:paraId="7F6E9994" w14:textId="26294F28" w:rsidR="00CE4700" w:rsidRDefault="00B03439" w:rsidP="00B03439">
      <w:pPr>
        <w:pStyle w:val="Heading2"/>
      </w:pPr>
      <w:bookmarkStart w:id="14" w:name="_Toc135302844"/>
      <w:r>
        <w:t>Функции</w:t>
      </w:r>
      <w:bookmarkEnd w:id="14"/>
    </w:p>
    <w:p w14:paraId="5147F74E" w14:textId="77777777" w:rsidR="00A52D8E" w:rsidRPr="00A52D8E" w:rsidRDefault="00A52D8E" w:rsidP="004F4CAE">
      <w:pPr>
        <w:pStyle w:val="Title"/>
        <w:rPr>
          <w:rFonts w:eastAsia="Times New Roman"/>
          <w:lang w:eastAsia="en-GB"/>
        </w:rPr>
      </w:pPr>
      <w:r w:rsidRPr="00A52D8E">
        <w:rPr>
          <w:rFonts w:eastAsia="Times New Roman"/>
          <w:lang w:eastAsia="en-GB"/>
        </w:rPr>
        <w:t>В рамках курсового проекта возникла необходимость разграничить использование функций и процедур. Отличия между ними заключаются в сфере применения и используемых механизмах. Процедуры применяются для выполнения сложного набора операций, часто включающих управление транзакциями, в то время как функции, как правило, возвращают значение и не могут управлять транзакциями.</w:t>
      </w:r>
    </w:p>
    <w:p w14:paraId="5646BF23" w14:textId="4D4949F5" w:rsidR="00A52D8E" w:rsidRPr="004F4CAE" w:rsidRDefault="00A52D8E" w:rsidP="004F4CAE">
      <w:pPr>
        <w:pStyle w:val="Title"/>
        <w:rPr>
          <w:rFonts w:eastAsia="Times New Roman"/>
          <w:lang w:eastAsia="en-GB"/>
        </w:rPr>
      </w:pPr>
      <w:r w:rsidRPr="00A52D8E">
        <w:rPr>
          <w:rFonts w:eastAsia="Times New Roman"/>
          <w:lang w:eastAsia="en-GB"/>
        </w:rPr>
        <w:t>Были разработаны несколько функций, описанных в Приложении Г, для создания триггеров, а также функция регистрации курьера. В контексте приложения это действие представляет собой создание новой записи и возврат результата операции. Решение использовать функцию было обусловлено ее способностью возвращать значение, что оказалось полезным для обработки и обратной связи результата регистрации.</w:t>
      </w:r>
    </w:p>
    <w:p w14:paraId="02BCBBD0" w14:textId="305AB3E2" w:rsidR="00A52D8E" w:rsidRDefault="004F4CAE" w:rsidP="004F4CAE">
      <w:pPr>
        <w:pStyle w:val="Title"/>
      </w:pPr>
      <w:r w:rsidRPr="004F4CAE">
        <w:t>Отмеч</w:t>
      </w:r>
      <w:r>
        <w:rPr>
          <w:lang w:val="ru-RU"/>
        </w:rPr>
        <w:t>у</w:t>
      </w:r>
      <w:r w:rsidRPr="004F4CAE">
        <w:t>, что было принято решение не использовать функцию регистрации курьера в текущем приложении. В процессе разработки стало ясно, что для удобства работы курьеров лучше разработать мобильное приложение. Это позволит им легко получать информацию о заказах и адресах доставки, а также управлять своим аккаунтом во время пути. Поэтому было решено отложить реализацию функционала курьера до создания мобильного приложения в будущем.</w:t>
      </w:r>
    </w:p>
    <w:p w14:paraId="64124ADF" w14:textId="541A2B4A" w:rsidR="00EB3CAE" w:rsidRPr="00EB3CAE" w:rsidRDefault="00EB3CAE" w:rsidP="00EB3CAE">
      <w:pPr>
        <w:pStyle w:val="Title"/>
        <w:rPr>
          <w:lang w:val="ru-RU"/>
        </w:rPr>
      </w:pPr>
      <w:r>
        <w:rPr>
          <w:lang w:val="ru-RU"/>
        </w:rPr>
        <w:t xml:space="preserve">Создания функции представлено в листинге </w:t>
      </w:r>
      <w:r w:rsidR="000D54AB">
        <w:rPr>
          <w:lang w:val="ru-RU"/>
        </w:rPr>
        <w:t>3.</w:t>
      </w:r>
      <w:r>
        <w:rPr>
          <w:lang w:val="ru-RU"/>
        </w:rPr>
        <w:t>9.</w:t>
      </w:r>
    </w:p>
    <w:p w14:paraId="630A683B" w14:textId="77777777" w:rsidR="00EB3CAE" w:rsidRPr="00EB3CAE" w:rsidRDefault="00EB3CAE" w:rsidP="00EB3CAE">
      <w:pPr>
        <w:rPr>
          <w:lang w:val="en-BY"/>
        </w:rPr>
      </w:pPr>
    </w:p>
    <w:p w14:paraId="2E24BEFD" w14:textId="2E8B8DB1" w:rsidR="00FE5AFD" w:rsidRPr="00BC6A45" w:rsidRDefault="00FE5AFD"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FE5AFD">
        <w:rPr>
          <w:rFonts w:ascii="Courier New" w:hAnsi="Courier New" w:cs="Courier New"/>
          <w:sz w:val="24"/>
          <w:szCs w:val="24"/>
        </w:rPr>
        <w:t>--</w:t>
      </w:r>
      <w:r w:rsidRPr="00BC6A45">
        <w:rPr>
          <w:rFonts w:ascii="Courier New" w:hAnsi="Courier New" w:cs="Courier New"/>
          <w:sz w:val="24"/>
          <w:szCs w:val="24"/>
        </w:rPr>
        <w:t xml:space="preserve"> </w:t>
      </w:r>
      <w:r>
        <w:rPr>
          <w:rFonts w:ascii="Courier New" w:hAnsi="Courier New" w:cs="Courier New"/>
          <w:sz w:val="24"/>
          <w:szCs w:val="24"/>
          <w:lang w:val="ru-RU"/>
        </w:rPr>
        <w:t>Создание</w:t>
      </w:r>
      <w:r w:rsidRPr="00BC6A45">
        <w:rPr>
          <w:rFonts w:ascii="Courier New" w:hAnsi="Courier New" w:cs="Courier New"/>
          <w:sz w:val="24"/>
          <w:szCs w:val="24"/>
        </w:rPr>
        <w:t xml:space="preserve"> </w:t>
      </w:r>
      <w:r>
        <w:rPr>
          <w:rFonts w:ascii="Courier New" w:hAnsi="Courier New" w:cs="Courier New"/>
          <w:sz w:val="24"/>
          <w:szCs w:val="24"/>
          <w:lang w:val="ru-RU"/>
        </w:rPr>
        <w:t>функцкии</w:t>
      </w:r>
      <w:r w:rsidRPr="00BC6A45">
        <w:rPr>
          <w:rFonts w:ascii="Courier New" w:hAnsi="Courier New" w:cs="Courier New"/>
          <w:sz w:val="24"/>
          <w:szCs w:val="24"/>
        </w:rPr>
        <w:t xml:space="preserve"> </w:t>
      </w:r>
      <w:r>
        <w:rPr>
          <w:rFonts w:ascii="Courier New" w:hAnsi="Courier New" w:cs="Courier New"/>
          <w:sz w:val="24"/>
          <w:szCs w:val="24"/>
          <w:lang w:val="ru-RU"/>
        </w:rPr>
        <w:t>регистрации</w:t>
      </w:r>
      <w:r w:rsidRPr="00BC6A45">
        <w:rPr>
          <w:rFonts w:ascii="Courier New" w:hAnsi="Courier New" w:cs="Courier New"/>
          <w:sz w:val="24"/>
          <w:szCs w:val="24"/>
        </w:rPr>
        <w:t xml:space="preserve"> </w:t>
      </w:r>
      <w:r>
        <w:rPr>
          <w:rFonts w:ascii="Courier New" w:hAnsi="Courier New" w:cs="Courier New"/>
          <w:sz w:val="24"/>
          <w:szCs w:val="24"/>
          <w:lang w:val="ru-RU"/>
        </w:rPr>
        <w:t>курьера</w:t>
      </w:r>
      <w:r w:rsidRPr="00BC6A45">
        <w:rPr>
          <w:rFonts w:ascii="Courier New" w:hAnsi="Courier New" w:cs="Courier New"/>
          <w:sz w:val="24"/>
          <w:szCs w:val="24"/>
        </w:rPr>
        <w:t xml:space="preserve"> </w:t>
      </w:r>
    </w:p>
    <w:p w14:paraId="13DDE7B0" w14:textId="77777777" w:rsidR="00FE5AFD" w:rsidRPr="00BC6A45" w:rsidRDefault="00FE5AFD"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p>
    <w:p w14:paraId="589711D2" w14:textId="5A1D391C"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CREATE OR REPLACE FUNCTION register_courier(</w:t>
      </w:r>
    </w:p>
    <w:p w14:paraId="369384D3" w14:textId="77777777"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 xml:space="preserve">    courier_name VARCHAR, </w:t>
      </w:r>
    </w:p>
    <w:p w14:paraId="545B5CD5" w14:textId="77777777"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 xml:space="preserve">    user_name VARCHAR,</w:t>
      </w:r>
    </w:p>
    <w:p w14:paraId="50052A79" w14:textId="77777777"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ab/>
        <w:t>first_name VARCHAR,</w:t>
      </w:r>
    </w:p>
    <w:p w14:paraId="713B4EA7" w14:textId="77777777"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ab/>
        <w:t>last_name VARCHAR,</w:t>
      </w:r>
    </w:p>
    <w:p w14:paraId="0B454FB0" w14:textId="77777777"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 xml:space="preserve">    user_password VARCHAR, </w:t>
      </w:r>
    </w:p>
    <w:p w14:paraId="7D0EBF84" w14:textId="77777777"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 xml:space="preserve">    user_email VARCHAR</w:t>
      </w:r>
    </w:p>
    <w:p w14:paraId="39D62E14" w14:textId="77777777"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 RETURNS TEXT AS $$</w:t>
      </w:r>
    </w:p>
    <w:p w14:paraId="68B28A4F" w14:textId="77777777"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p>
    <w:p w14:paraId="2470D8C2" w14:textId="77777777"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DECLARE</w:t>
      </w:r>
    </w:p>
    <w:p w14:paraId="18385F13" w14:textId="77777777"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 xml:space="preserve">    new_courier_id INTEGER;</w:t>
      </w:r>
    </w:p>
    <w:p w14:paraId="45A41227" w14:textId="77777777"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BEGIN</w:t>
      </w:r>
    </w:p>
    <w:p w14:paraId="0433A59D" w14:textId="1A6B9825" w:rsidR="00FE5AFD" w:rsidRPr="00BC6A45" w:rsidRDefault="00FE5AFD"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Pr>
          <w:rFonts w:ascii="Courier New" w:hAnsi="Courier New" w:cs="Courier New"/>
          <w:sz w:val="24"/>
          <w:szCs w:val="24"/>
        </w:rPr>
        <w:tab/>
      </w:r>
      <w:r w:rsidRPr="00BC6A45">
        <w:rPr>
          <w:rFonts w:ascii="Courier New" w:hAnsi="Courier New" w:cs="Courier New"/>
          <w:sz w:val="24"/>
          <w:szCs w:val="24"/>
        </w:rPr>
        <w:t xml:space="preserve">-- </w:t>
      </w:r>
      <w:r>
        <w:rPr>
          <w:rFonts w:ascii="Courier New" w:hAnsi="Courier New" w:cs="Courier New"/>
          <w:sz w:val="24"/>
          <w:szCs w:val="24"/>
          <w:lang w:val="ru-RU"/>
        </w:rPr>
        <w:t>создаем</w:t>
      </w:r>
      <w:r w:rsidRPr="00BC6A45">
        <w:rPr>
          <w:rFonts w:ascii="Courier New" w:hAnsi="Courier New" w:cs="Courier New"/>
          <w:sz w:val="24"/>
          <w:szCs w:val="24"/>
        </w:rPr>
        <w:t xml:space="preserve"> </w:t>
      </w:r>
      <w:r>
        <w:rPr>
          <w:rFonts w:ascii="Courier New" w:hAnsi="Courier New" w:cs="Courier New"/>
          <w:sz w:val="24"/>
          <w:szCs w:val="24"/>
          <w:lang w:val="ru-RU"/>
        </w:rPr>
        <w:t>пользователя</w:t>
      </w:r>
      <w:r w:rsidRPr="00BC6A45">
        <w:rPr>
          <w:rFonts w:ascii="Courier New" w:hAnsi="Courier New" w:cs="Courier New"/>
          <w:sz w:val="24"/>
          <w:szCs w:val="24"/>
        </w:rPr>
        <w:t xml:space="preserve"> </w:t>
      </w:r>
      <w:r>
        <w:rPr>
          <w:rFonts w:ascii="Courier New" w:hAnsi="Courier New" w:cs="Courier New"/>
          <w:sz w:val="24"/>
          <w:szCs w:val="24"/>
          <w:lang w:val="ru-RU"/>
        </w:rPr>
        <w:t>для</w:t>
      </w:r>
      <w:r w:rsidRPr="00BC6A45">
        <w:rPr>
          <w:rFonts w:ascii="Courier New" w:hAnsi="Courier New" w:cs="Courier New"/>
          <w:sz w:val="24"/>
          <w:szCs w:val="24"/>
        </w:rPr>
        <w:t xml:space="preserve"> </w:t>
      </w:r>
      <w:r>
        <w:rPr>
          <w:rFonts w:ascii="Courier New" w:hAnsi="Courier New" w:cs="Courier New"/>
          <w:sz w:val="24"/>
          <w:szCs w:val="24"/>
          <w:lang w:val="ru-RU"/>
        </w:rPr>
        <w:t>курьера</w:t>
      </w:r>
      <w:r w:rsidRPr="00BC6A45">
        <w:rPr>
          <w:rFonts w:ascii="Courier New" w:hAnsi="Courier New" w:cs="Courier New"/>
          <w:sz w:val="24"/>
          <w:szCs w:val="24"/>
        </w:rPr>
        <w:t xml:space="preserve"> </w:t>
      </w:r>
    </w:p>
    <w:p w14:paraId="718B8AFC" w14:textId="77777777" w:rsid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 xml:space="preserve">    INSERT INTO auth_user (username,first_name,last_name, password, email, is_staff, is_active, is_superuser, date_joined)</w:t>
      </w:r>
    </w:p>
    <w:p w14:paraId="1AFB334F" w14:textId="0EC9AF2C" w:rsidR="00BC6A45" w:rsidRPr="00914603" w:rsidRDefault="00BC6A45" w:rsidP="00BC6A45">
      <w:pPr>
        <w:spacing w:after="0"/>
        <w:rPr>
          <w:rFonts w:ascii="Courier New" w:hAnsi="Courier New" w:cs="Courier New"/>
          <w:sz w:val="24"/>
          <w:szCs w:val="24"/>
        </w:rPr>
      </w:pPr>
      <w:r>
        <w:br w:type="page"/>
      </w:r>
    </w:p>
    <w:p w14:paraId="115FE800" w14:textId="77777777"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lastRenderedPageBreak/>
        <w:t xml:space="preserve">    VALUES (user_name,first_name,last_name,  user_password, user_email, FALSE, TRUE, FALSE, NOW())</w:t>
      </w:r>
    </w:p>
    <w:p w14:paraId="2754049E" w14:textId="77777777"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 xml:space="preserve">    RETURNING id INTO new_courier_id;</w:t>
      </w:r>
    </w:p>
    <w:p w14:paraId="5D41F937" w14:textId="507FC053" w:rsidR="00914603" w:rsidRPr="000A0B1E" w:rsidRDefault="00FE5AFD"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0A0B1E">
        <w:rPr>
          <w:rFonts w:ascii="Courier New" w:hAnsi="Courier New" w:cs="Courier New"/>
          <w:sz w:val="24"/>
          <w:szCs w:val="24"/>
        </w:rPr>
        <w:t xml:space="preserve">    -- </w:t>
      </w:r>
      <w:r>
        <w:rPr>
          <w:rFonts w:ascii="Courier New" w:hAnsi="Courier New" w:cs="Courier New"/>
          <w:sz w:val="24"/>
          <w:szCs w:val="24"/>
          <w:lang w:val="ru-RU"/>
        </w:rPr>
        <w:t>создаем</w:t>
      </w:r>
      <w:r w:rsidRPr="000A0B1E">
        <w:rPr>
          <w:rFonts w:ascii="Courier New" w:hAnsi="Courier New" w:cs="Courier New"/>
          <w:sz w:val="24"/>
          <w:szCs w:val="24"/>
        </w:rPr>
        <w:t xml:space="preserve"> </w:t>
      </w:r>
      <w:r>
        <w:rPr>
          <w:rFonts w:ascii="Courier New" w:hAnsi="Courier New" w:cs="Courier New"/>
          <w:sz w:val="24"/>
          <w:szCs w:val="24"/>
          <w:lang w:val="ru-RU"/>
        </w:rPr>
        <w:t>курьера</w:t>
      </w:r>
      <w:r w:rsidRPr="000A0B1E">
        <w:rPr>
          <w:rFonts w:ascii="Courier New" w:hAnsi="Courier New" w:cs="Courier New"/>
          <w:sz w:val="24"/>
          <w:szCs w:val="24"/>
        </w:rPr>
        <w:t xml:space="preserve"> </w:t>
      </w:r>
    </w:p>
    <w:p w14:paraId="7807154C" w14:textId="77777777" w:rsidR="00FE5AFD" w:rsidRPr="000A0B1E" w:rsidRDefault="00FE5AFD"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p>
    <w:p w14:paraId="47028853" w14:textId="77777777"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 xml:space="preserve">    INSERT INTO base_courier (user_id, name, active)</w:t>
      </w:r>
    </w:p>
    <w:p w14:paraId="4734ADB8" w14:textId="77777777" w:rsid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 xml:space="preserve">    VALUES (new_courier_id, courier_name, TRUE);</w:t>
      </w:r>
    </w:p>
    <w:p w14:paraId="21DAA950" w14:textId="396E0BB2" w:rsidR="00FE5AFD" w:rsidRPr="000A0B1E" w:rsidRDefault="00FE5AFD"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0A0B1E">
        <w:rPr>
          <w:rFonts w:ascii="Courier New" w:hAnsi="Courier New" w:cs="Courier New"/>
          <w:sz w:val="24"/>
          <w:szCs w:val="24"/>
        </w:rPr>
        <w:t xml:space="preserve">    -- </w:t>
      </w:r>
      <w:r>
        <w:rPr>
          <w:rFonts w:ascii="Courier New" w:hAnsi="Courier New" w:cs="Courier New"/>
          <w:sz w:val="24"/>
          <w:szCs w:val="24"/>
          <w:lang w:val="ru-RU"/>
        </w:rPr>
        <w:t>выводим</w:t>
      </w:r>
      <w:r w:rsidRPr="000A0B1E">
        <w:rPr>
          <w:rFonts w:ascii="Courier New" w:hAnsi="Courier New" w:cs="Courier New"/>
          <w:sz w:val="24"/>
          <w:szCs w:val="24"/>
        </w:rPr>
        <w:t xml:space="preserve"> </w:t>
      </w:r>
      <w:r>
        <w:rPr>
          <w:rFonts w:ascii="Courier New" w:hAnsi="Courier New" w:cs="Courier New"/>
          <w:sz w:val="24"/>
          <w:szCs w:val="24"/>
          <w:lang w:val="ru-RU"/>
        </w:rPr>
        <w:t>сообщение</w:t>
      </w:r>
      <w:r w:rsidRPr="000A0B1E">
        <w:rPr>
          <w:rFonts w:ascii="Courier New" w:hAnsi="Courier New" w:cs="Courier New"/>
          <w:sz w:val="24"/>
          <w:szCs w:val="24"/>
        </w:rPr>
        <w:t xml:space="preserve"> </w:t>
      </w:r>
      <w:r>
        <w:rPr>
          <w:rFonts w:ascii="Courier New" w:hAnsi="Courier New" w:cs="Courier New"/>
          <w:sz w:val="24"/>
          <w:szCs w:val="24"/>
          <w:lang w:val="ru-RU"/>
        </w:rPr>
        <w:t>об</w:t>
      </w:r>
      <w:r w:rsidRPr="000A0B1E">
        <w:rPr>
          <w:rFonts w:ascii="Courier New" w:hAnsi="Courier New" w:cs="Courier New"/>
          <w:sz w:val="24"/>
          <w:szCs w:val="24"/>
        </w:rPr>
        <w:t xml:space="preserve"> </w:t>
      </w:r>
      <w:r>
        <w:rPr>
          <w:rFonts w:ascii="Courier New" w:hAnsi="Courier New" w:cs="Courier New"/>
          <w:sz w:val="24"/>
          <w:szCs w:val="24"/>
          <w:lang w:val="ru-RU"/>
        </w:rPr>
        <w:t>успешной</w:t>
      </w:r>
      <w:r w:rsidRPr="000A0B1E">
        <w:rPr>
          <w:rFonts w:ascii="Courier New" w:hAnsi="Courier New" w:cs="Courier New"/>
          <w:sz w:val="24"/>
          <w:szCs w:val="24"/>
        </w:rPr>
        <w:t xml:space="preserve"> </w:t>
      </w:r>
      <w:r>
        <w:rPr>
          <w:rFonts w:ascii="Courier New" w:hAnsi="Courier New" w:cs="Courier New"/>
          <w:sz w:val="24"/>
          <w:szCs w:val="24"/>
          <w:lang w:val="ru-RU"/>
        </w:rPr>
        <w:t>регистрации</w:t>
      </w:r>
    </w:p>
    <w:p w14:paraId="623E6804" w14:textId="77777777" w:rsidR="00FE5AFD" w:rsidRPr="000A0B1E" w:rsidRDefault="00FE5AFD"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p>
    <w:p w14:paraId="4AF95651" w14:textId="77777777"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0A0B1E">
        <w:rPr>
          <w:rFonts w:ascii="Courier New" w:hAnsi="Courier New" w:cs="Courier New"/>
          <w:sz w:val="24"/>
          <w:szCs w:val="24"/>
        </w:rPr>
        <w:t xml:space="preserve">    </w:t>
      </w:r>
      <w:r w:rsidRPr="00914603">
        <w:rPr>
          <w:rFonts w:ascii="Courier New" w:hAnsi="Courier New" w:cs="Courier New"/>
          <w:sz w:val="24"/>
          <w:szCs w:val="24"/>
        </w:rPr>
        <w:t>RETURN 'Courier successfully registered with ID ' || new_courier_id;</w:t>
      </w:r>
    </w:p>
    <w:p w14:paraId="5A713F89" w14:textId="77777777" w:rsid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EXCEPTION WHEN unique_violation THEN</w:t>
      </w:r>
    </w:p>
    <w:p w14:paraId="3C643774" w14:textId="092068A0" w:rsidR="00FE5AFD" w:rsidRPr="000A0B1E" w:rsidRDefault="00FE5AFD"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0A0B1E">
        <w:rPr>
          <w:rFonts w:ascii="Courier New" w:hAnsi="Courier New" w:cs="Courier New"/>
          <w:sz w:val="24"/>
          <w:szCs w:val="24"/>
        </w:rPr>
        <w:t xml:space="preserve">    -- </w:t>
      </w:r>
      <w:r>
        <w:rPr>
          <w:rFonts w:ascii="Courier New" w:hAnsi="Courier New" w:cs="Courier New"/>
          <w:sz w:val="24"/>
          <w:szCs w:val="24"/>
          <w:lang w:val="ru-RU"/>
        </w:rPr>
        <w:t>либо</w:t>
      </w:r>
      <w:r w:rsidRPr="000A0B1E">
        <w:rPr>
          <w:rFonts w:ascii="Courier New" w:hAnsi="Courier New" w:cs="Courier New"/>
          <w:sz w:val="24"/>
          <w:szCs w:val="24"/>
        </w:rPr>
        <w:t xml:space="preserve"> </w:t>
      </w:r>
      <w:r>
        <w:rPr>
          <w:rFonts w:ascii="Courier New" w:hAnsi="Courier New" w:cs="Courier New"/>
          <w:sz w:val="24"/>
          <w:szCs w:val="24"/>
          <w:lang w:val="ru-RU"/>
        </w:rPr>
        <w:t>о</w:t>
      </w:r>
      <w:r w:rsidRPr="000A0B1E">
        <w:rPr>
          <w:rFonts w:ascii="Courier New" w:hAnsi="Courier New" w:cs="Courier New"/>
          <w:sz w:val="24"/>
          <w:szCs w:val="24"/>
        </w:rPr>
        <w:t xml:space="preserve"> </w:t>
      </w:r>
      <w:r>
        <w:rPr>
          <w:rFonts w:ascii="Courier New" w:hAnsi="Courier New" w:cs="Courier New"/>
          <w:sz w:val="24"/>
          <w:szCs w:val="24"/>
          <w:lang w:val="ru-RU"/>
        </w:rPr>
        <w:t>неуспешной</w:t>
      </w:r>
      <w:r w:rsidRPr="000A0B1E">
        <w:rPr>
          <w:rFonts w:ascii="Courier New" w:hAnsi="Courier New" w:cs="Courier New"/>
          <w:sz w:val="24"/>
          <w:szCs w:val="24"/>
        </w:rPr>
        <w:t xml:space="preserve"> </w:t>
      </w:r>
    </w:p>
    <w:p w14:paraId="18500744" w14:textId="77777777" w:rsidR="00FE5AFD" w:rsidRPr="000A0B1E" w:rsidRDefault="00FE5AFD"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p>
    <w:p w14:paraId="459F4A01" w14:textId="77777777" w:rsidR="00914603" w:rsidRPr="00914603"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rPr>
      </w:pPr>
      <w:r w:rsidRPr="00914603">
        <w:rPr>
          <w:rFonts w:ascii="Courier New" w:hAnsi="Courier New" w:cs="Courier New"/>
          <w:sz w:val="24"/>
          <w:szCs w:val="24"/>
        </w:rPr>
        <w:t xml:space="preserve">    RETURN 'Registration failed. Courier with this name already exists.';</w:t>
      </w:r>
    </w:p>
    <w:p w14:paraId="0AE6DD09" w14:textId="77777777" w:rsidR="00914603" w:rsidRPr="000D54AB"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lang w:val="ru-RU"/>
        </w:rPr>
      </w:pPr>
      <w:r w:rsidRPr="00914603">
        <w:rPr>
          <w:rFonts w:ascii="Courier New" w:hAnsi="Courier New" w:cs="Courier New"/>
          <w:sz w:val="24"/>
          <w:szCs w:val="24"/>
        </w:rPr>
        <w:t>END</w:t>
      </w:r>
      <w:r w:rsidRPr="000D54AB">
        <w:rPr>
          <w:rFonts w:ascii="Courier New" w:hAnsi="Courier New" w:cs="Courier New"/>
          <w:sz w:val="24"/>
          <w:szCs w:val="24"/>
          <w:lang w:val="ru-RU"/>
        </w:rPr>
        <w:t>;</w:t>
      </w:r>
    </w:p>
    <w:p w14:paraId="4D776F74" w14:textId="62D739C8" w:rsidR="00E33B93" w:rsidRPr="00D35711" w:rsidRDefault="00914603" w:rsidP="00914603">
      <w:pPr>
        <w:pBdr>
          <w:top w:val="single" w:sz="4" w:space="1" w:color="auto"/>
          <w:left w:val="single" w:sz="4" w:space="4" w:color="auto"/>
          <w:bottom w:val="single" w:sz="4" w:space="1" w:color="auto"/>
          <w:right w:val="single" w:sz="4" w:space="4" w:color="auto"/>
        </w:pBdr>
        <w:spacing w:after="0"/>
        <w:jc w:val="both"/>
        <w:rPr>
          <w:rFonts w:ascii="Courier New" w:hAnsi="Courier New" w:cs="Courier New"/>
          <w:sz w:val="24"/>
          <w:szCs w:val="24"/>
          <w:lang w:val="ru-RU"/>
        </w:rPr>
      </w:pPr>
      <w:r w:rsidRPr="000D54AB">
        <w:rPr>
          <w:rFonts w:ascii="Courier New" w:hAnsi="Courier New" w:cs="Courier New"/>
          <w:sz w:val="24"/>
          <w:szCs w:val="24"/>
          <w:lang w:val="ru-RU"/>
        </w:rPr>
        <w:t xml:space="preserve">$$ </w:t>
      </w:r>
      <w:r w:rsidRPr="00914603">
        <w:rPr>
          <w:rFonts w:ascii="Courier New" w:hAnsi="Courier New" w:cs="Courier New"/>
          <w:sz w:val="24"/>
          <w:szCs w:val="24"/>
        </w:rPr>
        <w:t>LANGUAGE</w:t>
      </w:r>
      <w:r w:rsidRPr="000D54AB">
        <w:rPr>
          <w:rFonts w:ascii="Courier New" w:hAnsi="Courier New" w:cs="Courier New"/>
          <w:sz w:val="24"/>
          <w:szCs w:val="24"/>
          <w:lang w:val="ru-RU"/>
        </w:rPr>
        <w:t xml:space="preserve"> </w:t>
      </w:r>
      <w:r w:rsidRPr="00914603">
        <w:rPr>
          <w:rFonts w:ascii="Courier New" w:hAnsi="Courier New" w:cs="Courier New"/>
          <w:sz w:val="24"/>
          <w:szCs w:val="24"/>
        </w:rPr>
        <w:t>plpgsql</w:t>
      </w:r>
      <w:r w:rsidRPr="000D54AB">
        <w:rPr>
          <w:rFonts w:ascii="Courier New" w:hAnsi="Courier New" w:cs="Courier New"/>
          <w:sz w:val="24"/>
          <w:szCs w:val="24"/>
          <w:lang w:val="ru-RU"/>
        </w:rPr>
        <w:t>;</w:t>
      </w:r>
    </w:p>
    <w:p w14:paraId="79FB9A84" w14:textId="263A30FB" w:rsidR="00E33B93" w:rsidRDefault="00E33B93" w:rsidP="00BA5A77">
      <w:pPr>
        <w:pStyle w:val="a0"/>
      </w:pPr>
      <w:r>
        <w:t xml:space="preserve">Листинг </w:t>
      </w:r>
      <w:r w:rsidR="000D54AB" w:rsidRPr="000D54AB">
        <w:t>3.</w:t>
      </w:r>
      <w:r w:rsidR="00EB3CAE">
        <w:t>9</w:t>
      </w:r>
      <w:r>
        <w:t xml:space="preserve"> – </w:t>
      </w:r>
      <w:r w:rsidR="00EB3CAE">
        <w:t>Функция регистрации курьера</w:t>
      </w:r>
    </w:p>
    <w:p w14:paraId="38A546D7" w14:textId="74975C82" w:rsidR="00914603" w:rsidRDefault="00914603" w:rsidP="00BA5A77">
      <w:pPr>
        <w:pStyle w:val="a0"/>
      </w:pPr>
      <w:r w:rsidRPr="00B82A44">
        <w:t>Т</w:t>
      </w:r>
      <w:r>
        <w:t>еперь зар</w:t>
      </w:r>
      <w:r w:rsidR="00B82A44">
        <w:t>еги</w:t>
      </w:r>
      <w:r>
        <w:t>стрируем курьер</w:t>
      </w:r>
      <w:r w:rsidR="00B82A44">
        <w:t xml:space="preserve">а – Листинг </w:t>
      </w:r>
      <w:r w:rsidR="000D54AB">
        <w:t>3.</w:t>
      </w:r>
      <w:r w:rsidR="00B82A44">
        <w:t>10.</w:t>
      </w:r>
    </w:p>
    <w:p w14:paraId="243E5A3D" w14:textId="080AE12A" w:rsidR="0034632F" w:rsidRPr="00BC6A45" w:rsidRDefault="0034632F" w:rsidP="0034632F">
      <w:pPr>
        <w:pStyle w:val="a1"/>
        <w:ind w:firstLine="0"/>
        <w:rPr>
          <w:lang w:val="ru-RU"/>
        </w:rPr>
      </w:pPr>
      <w:r w:rsidRPr="00BC6A45">
        <w:rPr>
          <w:lang w:val="ru-RU"/>
        </w:rPr>
        <w:t xml:space="preserve"> </w:t>
      </w:r>
      <w:r w:rsidRPr="0034632F">
        <w:t>select</w:t>
      </w:r>
      <w:r w:rsidRPr="00BC6A45">
        <w:rPr>
          <w:lang w:val="ru-RU"/>
        </w:rPr>
        <w:t xml:space="preserve"> </w:t>
      </w:r>
      <w:r w:rsidRPr="0034632F">
        <w:t>register</w:t>
      </w:r>
      <w:r w:rsidRPr="00BC6A45">
        <w:rPr>
          <w:lang w:val="ru-RU"/>
        </w:rPr>
        <w:t>_</w:t>
      </w:r>
      <w:r w:rsidRPr="0034632F">
        <w:t>courier</w:t>
      </w:r>
      <w:r w:rsidRPr="00BC6A45">
        <w:rPr>
          <w:lang w:val="ru-RU"/>
        </w:rPr>
        <w:t>('</w:t>
      </w:r>
      <w:r w:rsidRPr="0034632F">
        <w:t>CourierName</w:t>
      </w:r>
      <w:r w:rsidRPr="00BC6A45">
        <w:rPr>
          <w:lang w:val="ru-RU"/>
        </w:rPr>
        <w:t>','</w:t>
      </w:r>
      <w:r w:rsidRPr="0034632F">
        <w:t>Petkin</w:t>
      </w:r>
      <w:r w:rsidRPr="00BC6A45">
        <w:rPr>
          <w:lang w:val="ru-RU"/>
        </w:rPr>
        <w:t>','</w:t>
      </w:r>
      <w:r w:rsidRPr="0034632F">
        <w:t>palich</w:t>
      </w:r>
      <w:r w:rsidRPr="00BC6A45">
        <w:rPr>
          <w:lang w:val="ru-RU"/>
        </w:rPr>
        <w:t>', '</w:t>
      </w:r>
      <w:r w:rsidRPr="0034632F">
        <w:t>Username</w:t>
      </w:r>
      <w:r w:rsidRPr="00BC6A45">
        <w:rPr>
          <w:lang w:val="ru-RU"/>
        </w:rPr>
        <w:t>', '</w:t>
      </w:r>
      <w:r w:rsidRPr="0034632F">
        <w:t>Password</w:t>
      </w:r>
      <w:r w:rsidRPr="00BC6A45">
        <w:rPr>
          <w:lang w:val="ru-RU"/>
        </w:rPr>
        <w:t>', '</w:t>
      </w:r>
      <w:r w:rsidRPr="0034632F">
        <w:t>email</w:t>
      </w:r>
      <w:r w:rsidRPr="00BC6A45">
        <w:rPr>
          <w:lang w:val="ru-RU"/>
        </w:rPr>
        <w:t>@</w:t>
      </w:r>
      <w:r w:rsidRPr="0034632F">
        <w:t>example</w:t>
      </w:r>
      <w:r w:rsidRPr="00BC6A45">
        <w:rPr>
          <w:lang w:val="ru-RU"/>
        </w:rPr>
        <w:t>.</w:t>
      </w:r>
      <w:r w:rsidRPr="0034632F">
        <w:t>com</w:t>
      </w:r>
      <w:r w:rsidRPr="00BC6A45">
        <w:rPr>
          <w:lang w:val="ru-RU"/>
        </w:rPr>
        <w:t>');</w:t>
      </w:r>
    </w:p>
    <w:p w14:paraId="2121C0A1" w14:textId="230CBA2A" w:rsidR="0034632F" w:rsidRDefault="0034632F" w:rsidP="00BA5A77">
      <w:pPr>
        <w:pStyle w:val="a0"/>
      </w:pPr>
      <w:r w:rsidRPr="00C403C2">
        <w:t>Л</w:t>
      </w:r>
      <w:r>
        <w:t xml:space="preserve">истинг </w:t>
      </w:r>
      <w:r w:rsidR="000D54AB">
        <w:t>3.</w:t>
      </w:r>
      <w:r>
        <w:t>10 – Регистрация курьера</w:t>
      </w:r>
    </w:p>
    <w:p w14:paraId="7CF76F9C" w14:textId="090FF701" w:rsidR="0034632F" w:rsidRPr="0034632F" w:rsidRDefault="0034632F" w:rsidP="0034632F">
      <w:pPr>
        <w:pStyle w:val="Title"/>
        <w:rPr>
          <w:lang w:val="ru-RU"/>
        </w:rPr>
      </w:pPr>
      <w:r>
        <w:t>На рисунке 3.6 видно сообщение об успешном добавлении курьера.</w:t>
      </w:r>
    </w:p>
    <w:p w14:paraId="452894A2" w14:textId="141013C2" w:rsidR="00B82A44" w:rsidRDefault="0034632F" w:rsidP="00BA5A77">
      <w:pPr>
        <w:pStyle w:val="a0"/>
      </w:pPr>
      <w:r w:rsidRPr="0034632F">
        <w:rPr>
          <w:noProof/>
        </w:rPr>
        <w:drawing>
          <wp:inline distT="0" distB="0" distL="0" distR="0" wp14:anchorId="47D2C035" wp14:editId="7B249D13">
            <wp:extent cx="4318000" cy="1752600"/>
            <wp:effectExtent l="0" t="0" r="0" b="0"/>
            <wp:docPr id="196352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23409" name=""/>
                    <pic:cNvPicPr/>
                  </pic:nvPicPr>
                  <pic:blipFill>
                    <a:blip r:embed="rId23"/>
                    <a:stretch>
                      <a:fillRect/>
                    </a:stretch>
                  </pic:blipFill>
                  <pic:spPr>
                    <a:xfrm>
                      <a:off x="0" y="0"/>
                      <a:ext cx="4318000" cy="1752600"/>
                    </a:xfrm>
                    <a:prstGeom prst="rect">
                      <a:avLst/>
                    </a:prstGeom>
                  </pic:spPr>
                </pic:pic>
              </a:graphicData>
            </a:graphic>
          </wp:inline>
        </w:drawing>
      </w:r>
    </w:p>
    <w:p w14:paraId="4463B0F0" w14:textId="78BD24BA" w:rsidR="00E33B93" w:rsidRDefault="0034632F" w:rsidP="00BA5A77">
      <w:pPr>
        <w:pStyle w:val="a0"/>
      </w:pPr>
      <w:r>
        <w:t>Рисунок 3.6 – Успешное добавление курьера</w:t>
      </w:r>
    </w:p>
    <w:p w14:paraId="55D9A89C" w14:textId="2351C884" w:rsidR="0034632F" w:rsidRDefault="0034632F" w:rsidP="0034632F">
      <w:pPr>
        <w:pStyle w:val="Heading2"/>
      </w:pPr>
      <w:bookmarkStart w:id="15" w:name="_Toc135302845"/>
      <w:r>
        <w:t>Индексы</w:t>
      </w:r>
      <w:bookmarkEnd w:id="15"/>
    </w:p>
    <w:p w14:paraId="28A0347D" w14:textId="0B2B5A63" w:rsidR="00987EBB" w:rsidRPr="00987EBB" w:rsidRDefault="00987EBB" w:rsidP="00987EBB">
      <w:pPr>
        <w:pStyle w:val="Title"/>
      </w:pPr>
      <w:r w:rsidRPr="00987EBB">
        <w:t xml:space="preserve">Индексация является ключевым инструментом оптимизации баз данных. PostgreSQL автоматически создает индексы для столбцов, определенных как PRIMARY KEY или UNIQUE, что обеспечивает высокую скорость операций поиска, обновления или удаления записей по этим столбцам. Тем не менее, в зависимости от частоты запросов к определенным </w:t>
      </w:r>
      <w:r w:rsidRPr="00987EBB">
        <w:lastRenderedPageBreak/>
        <w:t>столбцам, создание дополнительных индексов вручную может быть выгодно для улучшения производительности.</w:t>
      </w:r>
    </w:p>
    <w:p w14:paraId="57A918E4" w14:textId="77777777" w:rsidR="003C5D74" w:rsidRDefault="00987EBB" w:rsidP="00987EBB">
      <w:pPr>
        <w:pStyle w:val="Title"/>
        <w:rPr>
          <w:lang w:val="ru-RU"/>
        </w:rPr>
      </w:pPr>
      <w:r w:rsidRPr="00987EBB">
        <w:t>В данном проекте были создан</w:t>
      </w:r>
      <w:r w:rsidR="003C5D74">
        <w:rPr>
          <w:lang w:val="ru-RU"/>
        </w:rPr>
        <w:t>о</w:t>
      </w:r>
      <w:r w:rsidRPr="00987EBB">
        <w:t xml:space="preserve"> несколько индексов, таких как</w:t>
      </w:r>
      <w:r w:rsidR="003C5D74">
        <w:rPr>
          <w:lang w:val="ru-RU"/>
        </w:rPr>
        <w:t>:</w:t>
      </w:r>
    </w:p>
    <w:p w14:paraId="26CB197F" w14:textId="380B8F65" w:rsidR="003C5D74" w:rsidRPr="003C5D74" w:rsidRDefault="003C5D74" w:rsidP="003C5D74">
      <w:pPr>
        <w:pStyle w:val="Title"/>
        <w:numPr>
          <w:ilvl w:val="0"/>
          <w:numId w:val="39"/>
        </w:numPr>
      </w:pPr>
      <w:r w:rsidRPr="003C5D74">
        <w:t>Auth_index на поле username в таблице auth_user для ускорения поиска пользователей по имени пользователя.</w:t>
      </w:r>
    </w:p>
    <w:p w14:paraId="589DF480" w14:textId="25762600" w:rsidR="003C5D74" w:rsidRPr="003C5D74" w:rsidRDefault="003C5D74" w:rsidP="003C5D74">
      <w:pPr>
        <w:pStyle w:val="Title"/>
        <w:numPr>
          <w:ilvl w:val="0"/>
          <w:numId w:val="39"/>
        </w:numPr>
      </w:pPr>
      <w:r w:rsidRPr="003C5D74">
        <w:t>Order_status_index на поле status в таблице Order для ускорения поиска заказов по статусу.</w:t>
      </w:r>
    </w:p>
    <w:p w14:paraId="3EB9CAC3" w14:textId="2FB7404B" w:rsidR="003C5D74" w:rsidRPr="003C5D74" w:rsidRDefault="003C5D74" w:rsidP="003C5D74">
      <w:pPr>
        <w:pStyle w:val="Title"/>
        <w:numPr>
          <w:ilvl w:val="0"/>
          <w:numId w:val="39"/>
        </w:numPr>
      </w:pPr>
      <w:r w:rsidRPr="003C5D74">
        <w:t>Courier_active_index на поле active в таблице Courier для быстрого выявления активных курьеров.</w:t>
      </w:r>
    </w:p>
    <w:p w14:paraId="7703D075" w14:textId="77777777" w:rsidR="00DC4940" w:rsidRDefault="003C5D74" w:rsidP="00DC4940">
      <w:pPr>
        <w:pStyle w:val="Title"/>
        <w:numPr>
          <w:ilvl w:val="0"/>
          <w:numId w:val="39"/>
        </w:numPr>
      </w:pPr>
      <w:r w:rsidRPr="003C5D74">
        <w:t>Order_user_index на поле user_id в таблице Order для ускорения поиска заказов конкретного пользователя.</w:t>
      </w:r>
      <w:r w:rsidR="00DC4940" w:rsidRPr="00DC4940">
        <w:t xml:space="preserve"> </w:t>
      </w:r>
    </w:p>
    <w:p w14:paraId="395CCBF5" w14:textId="7F7CEFAE" w:rsidR="00DC4940" w:rsidRPr="003C5D74" w:rsidRDefault="00DC4940" w:rsidP="00DC4940">
      <w:pPr>
        <w:pStyle w:val="Title"/>
        <w:numPr>
          <w:ilvl w:val="0"/>
          <w:numId w:val="39"/>
        </w:numPr>
      </w:pPr>
      <w:r w:rsidRPr="003C5D74">
        <w:t>Order_user_index на поле user_id в таблице Order для ускорения поиска заказов конкретного пользователя.</w:t>
      </w:r>
    </w:p>
    <w:p w14:paraId="194E324D" w14:textId="0C459614" w:rsidR="00987EBB" w:rsidRPr="003C5D74" w:rsidRDefault="003C5D74" w:rsidP="00DC4940">
      <w:pPr>
        <w:pStyle w:val="Title"/>
      </w:pPr>
      <w:r w:rsidRPr="003C5D74">
        <w:t>Они</w:t>
      </w:r>
      <w:r w:rsidR="00987EBB" w:rsidRPr="003C5D74">
        <w:t xml:space="preserve"> помогут ускорить поиск по определенным полям в соответствующих таблицах.</w:t>
      </w:r>
    </w:p>
    <w:p w14:paraId="7620B7BA" w14:textId="7A8D3EC1" w:rsidR="00987EBB" w:rsidRPr="003C5D74" w:rsidRDefault="00987EBB" w:rsidP="00DC4940">
      <w:pPr>
        <w:pStyle w:val="Title"/>
      </w:pPr>
      <w:r w:rsidRPr="003C5D74">
        <w:t xml:space="preserve">Следует отметить, что основной целью создания этих индексов было улучшение скорости поиска данных. Однако, добавление индексов также увеличивает время выполнения операций вставки, обновления или удаления данных, так как индексы также нужно обновлять. </w:t>
      </w:r>
    </w:p>
    <w:p w14:paraId="5EF1B7BF" w14:textId="4028C64E" w:rsidR="00987EBB" w:rsidRDefault="00987EBB" w:rsidP="00DC4940">
      <w:pPr>
        <w:pStyle w:val="Title"/>
      </w:pPr>
      <w:r w:rsidRPr="003C5D74">
        <w:t>В разделе 5 данного проекта будет проведено детальное рассмотрение результатов и эффективности индексации на примере таблицы Orde</w:t>
      </w:r>
      <w:r w:rsidR="00483728">
        <w:rPr>
          <w:lang w:val="ru-RU"/>
        </w:rPr>
        <w:t>r</w:t>
      </w:r>
      <w:r w:rsidRPr="003C5D74">
        <w:t>.</w:t>
      </w:r>
    </w:p>
    <w:p w14:paraId="08071198" w14:textId="0DAE0088" w:rsidR="00483728" w:rsidRPr="00483728" w:rsidRDefault="00483728" w:rsidP="00DC4940">
      <w:pPr>
        <w:pStyle w:val="Title"/>
        <w:rPr>
          <w:lang w:val="ru-RU"/>
        </w:rPr>
      </w:pPr>
      <w:r>
        <w:tab/>
      </w:r>
      <w:r>
        <w:rPr>
          <w:lang w:val="ru-RU"/>
        </w:rPr>
        <w:t>Реализация остальных индексов продемонстрирована в приложении</w:t>
      </w:r>
      <w:r w:rsidR="0010142F">
        <w:rPr>
          <w:lang w:val="ru-RU"/>
        </w:rPr>
        <w:t xml:space="preserve"> Д</w:t>
      </w:r>
      <w:r>
        <w:rPr>
          <w:lang w:val="ru-RU"/>
        </w:rPr>
        <w:t>.</w:t>
      </w:r>
    </w:p>
    <w:p w14:paraId="30B977AD" w14:textId="77777777" w:rsidR="000D54AB" w:rsidRDefault="000D54AB" w:rsidP="000D54AB">
      <w:pPr>
        <w:pStyle w:val="Heading2"/>
      </w:pPr>
      <w:bookmarkStart w:id="16" w:name="_Toc134993500"/>
      <w:bookmarkStart w:id="17" w:name="_Toc135302846"/>
      <w:r w:rsidRPr="008F43FF">
        <w:t>Последовательности</w:t>
      </w:r>
      <w:bookmarkEnd w:id="16"/>
      <w:bookmarkEnd w:id="17"/>
    </w:p>
    <w:p w14:paraId="0E718CFB" w14:textId="351A044F" w:rsidR="00FE5AFD" w:rsidRDefault="000D54AB" w:rsidP="00FE5AFD">
      <w:pPr>
        <w:pStyle w:val="Title"/>
      </w:pPr>
      <w:r w:rsidRPr="000D54AB">
        <w:t>Для автоматического инкрементирования числовых идентификаторов в таблицах можно использовать последовательности. Для этого мы создадим последовательности для каждой из наших таблиц.</w:t>
      </w:r>
    </w:p>
    <w:p w14:paraId="42240D17" w14:textId="77777777" w:rsidR="00FE5AFD" w:rsidRDefault="00FE5AFD">
      <w:pPr>
        <w:spacing w:after="0"/>
        <w:rPr>
          <w:rFonts w:ascii="Times New Roman" w:eastAsiaTheme="majorEastAsia" w:hAnsi="Times New Roman" w:cstheme="majorBidi"/>
          <w:spacing w:val="-10"/>
          <w:kern w:val="28"/>
          <w:sz w:val="28"/>
          <w:szCs w:val="56"/>
          <w:lang w:val="en-BY"/>
        </w:rPr>
      </w:pPr>
      <w:r w:rsidRPr="000A0B1E">
        <w:rPr>
          <w:lang w:val="ru-RU"/>
        </w:rPr>
        <w:br w:type="page"/>
      </w:r>
    </w:p>
    <w:p w14:paraId="07959DA4" w14:textId="58B7F895" w:rsidR="006D518E" w:rsidRPr="006D518E" w:rsidRDefault="006D518E" w:rsidP="0007712C">
      <w:pPr>
        <w:pStyle w:val="Heading1"/>
        <w:spacing w:after="240"/>
        <w:rPr>
          <w14:ligatures w14:val="standardContextual"/>
        </w:rPr>
      </w:pPr>
      <w:r w:rsidRPr="006D518E">
        <w:rPr>
          <w14:ligatures w14:val="standardContextual"/>
        </w:rPr>
        <w:lastRenderedPageBreak/>
        <w:t xml:space="preserve"> </w:t>
      </w:r>
      <w:bookmarkStart w:id="18" w:name="_Toc135302847"/>
      <w:r w:rsidRPr="006D518E">
        <w:t>Импорт и экспорт в JSON</w:t>
      </w:r>
      <w:bookmarkEnd w:id="18"/>
    </w:p>
    <w:p w14:paraId="11CD44AB" w14:textId="77777777" w:rsidR="006D518E" w:rsidRPr="006D518E" w:rsidRDefault="006D518E" w:rsidP="008253CA">
      <w:pPr>
        <w:pStyle w:val="Heading1"/>
        <w:numPr>
          <w:ilvl w:val="0"/>
          <w:numId w:val="0"/>
        </w:numPr>
        <w:spacing w:before="0" w:after="240"/>
        <w:ind w:left="709"/>
      </w:pPr>
      <w:bookmarkStart w:id="19" w:name="_Toc135302848"/>
      <w:r w:rsidRPr="006D518E">
        <w:t xml:space="preserve">4.1 Импорт данных таблицы в формате </w:t>
      </w:r>
      <w:r>
        <w:rPr>
          <w:lang w:val="en-GB"/>
        </w:rPr>
        <w:t>JSON</w:t>
      </w:r>
      <w:bookmarkEnd w:id="19"/>
    </w:p>
    <w:p w14:paraId="0AD00E6B" w14:textId="35E99EFA" w:rsidR="006D518E" w:rsidRPr="006D518E" w:rsidRDefault="006D518E" w:rsidP="006D518E">
      <w:pPr>
        <w:pStyle w:val="Title"/>
      </w:pPr>
      <w:r>
        <w:rPr>
          <w:lang w:val="en-GB"/>
        </w:rPr>
        <w:t>JSON</w:t>
      </w:r>
      <w:r w:rsidRPr="006D518E">
        <w:t xml:space="preserve"> (</w:t>
      </w:r>
      <w:r>
        <w:rPr>
          <w:lang w:val="en-GB"/>
        </w:rPr>
        <w:t>JavaScript</w:t>
      </w:r>
      <w:r w:rsidRPr="006D518E">
        <w:t xml:space="preserve"> </w:t>
      </w:r>
      <w:r>
        <w:rPr>
          <w:lang w:val="en-GB"/>
        </w:rPr>
        <w:t>Object</w:t>
      </w:r>
      <w:r w:rsidRPr="006D518E">
        <w:t xml:space="preserve"> </w:t>
      </w:r>
      <w:r>
        <w:rPr>
          <w:lang w:val="en-GB"/>
        </w:rPr>
        <w:t>Notation</w:t>
      </w:r>
      <w:r w:rsidRPr="006D518E">
        <w:t>)</w:t>
      </w:r>
      <w:r w:rsidR="007B2202">
        <w:rPr>
          <w:lang w:val="ru-RU"/>
        </w:rPr>
        <w:t xml:space="preserve"> – </w:t>
      </w:r>
      <w:r w:rsidRPr="006D518E">
        <w:t xml:space="preserve">это стандартный текстовый формат для представления структурированных данных на основе синтаксиса объекта </w:t>
      </w:r>
      <w:r>
        <w:rPr>
          <w:lang w:val="en-GB"/>
        </w:rPr>
        <w:t>JavaScript</w:t>
      </w:r>
      <w:r w:rsidRPr="006D518E">
        <w:t xml:space="preserve">. </w:t>
      </w:r>
      <w:r>
        <w:rPr>
          <w:lang w:val="en-GB"/>
        </w:rPr>
        <w:t>JSON</w:t>
      </w:r>
      <w:r w:rsidRPr="006D518E">
        <w:t xml:space="preserve"> является одним из наиболее популярных форматов для хранения данных из</w:t>
      </w:r>
      <w:r w:rsidR="008D7382" w:rsidRPr="008D7382">
        <w:rPr>
          <w:lang w:val="ru-RU"/>
        </w:rPr>
        <w:t xml:space="preserve"> – </w:t>
      </w:r>
      <w:r w:rsidRPr="006D518E">
        <w:t>за его широкого применения в веб-разработке, простоте в использовании, гибкости и возможности чтения человеком.</w:t>
      </w:r>
    </w:p>
    <w:p w14:paraId="43F51D0E" w14:textId="332A7CB3" w:rsidR="006D518E" w:rsidRPr="00A025D7" w:rsidRDefault="008D7382" w:rsidP="006D518E">
      <w:pPr>
        <w:pStyle w:val="Title"/>
        <w:rPr>
          <w:lang w:val="ru-RU"/>
        </w:rPr>
      </w:pPr>
      <w:r>
        <w:rPr>
          <w:lang w:val="ru-RU"/>
        </w:rPr>
        <w:t>В лист</w:t>
      </w:r>
      <w:r w:rsidR="00F33F32" w:rsidRPr="00F33F32">
        <w:rPr>
          <w:lang w:val="ru-RU"/>
        </w:rPr>
        <w:t>и</w:t>
      </w:r>
      <w:r>
        <w:rPr>
          <w:lang w:val="ru-RU"/>
        </w:rPr>
        <w:t>нге</w:t>
      </w:r>
      <w:r w:rsidR="006D518E" w:rsidRPr="006D518E">
        <w:t xml:space="preserve"> 4.1 представлена процедура, выполняющая вставку данных в таблицу </w:t>
      </w:r>
      <w:r w:rsidR="00A025D7">
        <w:rPr>
          <w:lang w:val="en-US"/>
        </w:rPr>
        <w:t>Category</w:t>
      </w:r>
      <w:r w:rsidR="00A025D7" w:rsidRPr="00A025D7">
        <w:rPr>
          <w:lang w:val="ru-RU"/>
        </w:rPr>
        <w:t xml:space="preserve"> </w:t>
      </w:r>
      <w:r w:rsidR="006D518E" w:rsidRPr="006D518E">
        <w:t xml:space="preserve">из формата </w:t>
      </w:r>
      <w:r w:rsidR="006D518E">
        <w:rPr>
          <w:lang w:val="en-GB"/>
        </w:rPr>
        <w:t>JSON</w:t>
      </w:r>
      <w:r w:rsidR="006D518E" w:rsidRPr="006D518E">
        <w:t>.</w:t>
      </w:r>
    </w:p>
    <w:p w14:paraId="7C88AFC4" w14:textId="77777777" w:rsidR="008708F8" w:rsidRPr="000A0B1E" w:rsidRDefault="008708F8" w:rsidP="008D7382">
      <w:pPr>
        <w:pStyle w:val="a1"/>
        <w:rPr>
          <w:shd w:val="clear" w:color="auto" w:fill="FFFFFF"/>
          <w:lang w:val="ru-RU"/>
        </w:rPr>
      </w:pPr>
    </w:p>
    <w:p w14:paraId="1A6B9872" w14:textId="0EDAD777" w:rsidR="008D7382" w:rsidRPr="008D7382" w:rsidRDefault="008D7382" w:rsidP="008D7382">
      <w:pPr>
        <w:pStyle w:val="a1"/>
        <w:rPr>
          <w:shd w:val="clear" w:color="auto" w:fill="FFFFFF"/>
        </w:rPr>
      </w:pPr>
      <w:r w:rsidRPr="008D7382">
        <w:rPr>
          <w:shd w:val="clear" w:color="auto" w:fill="FFFFFF"/>
        </w:rPr>
        <w:t>CREATE OR REPLACE PROCEDURE import_to_json(path_to_file text)</w:t>
      </w:r>
    </w:p>
    <w:p w14:paraId="284DA4C5" w14:textId="77777777" w:rsidR="008708F8" w:rsidRDefault="008708F8" w:rsidP="008D7382">
      <w:pPr>
        <w:pStyle w:val="a1"/>
        <w:rPr>
          <w:shd w:val="clear" w:color="auto" w:fill="FFFFFF"/>
        </w:rPr>
      </w:pPr>
    </w:p>
    <w:p w14:paraId="2CC41BF1" w14:textId="01EE26A8" w:rsidR="008D7382" w:rsidRPr="008D7382" w:rsidRDefault="008D7382" w:rsidP="008D7382">
      <w:pPr>
        <w:pStyle w:val="a1"/>
        <w:rPr>
          <w:shd w:val="clear" w:color="auto" w:fill="FFFFFF"/>
        </w:rPr>
      </w:pPr>
      <w:r w:rsidRPr="008D7382">
        <w:rPr>
          <w:shd w:val="clear" w:color="auto" w:fill="FFFFFF"/>
        </w:rPr>
        <w:t>LANGUAGE plpgsql</w:t>
      </w:r>
    </w:p>
    <w:p w14:paraId="7A70ADCF" w14:textId="77777777" w:rsidR="008D7382" w:rsidRPr="008D7382" w:rsidRDefault="008D7382" w:rsidP="008D7382">
      <w:pPr>
        <w:pStyle w:val="a1"/>
        <w:rPr>
          <w:shd w:val="clear" w:color="auto" w:fill="FFFFFF"/>
        </w:rPr>
      </w:pPr>
      <w:r w:rsidRPr="008D7382">
        <w:rPr>
          <w:shd w:val="clear" w:color="auto" w:fill="FFFFFF"/>
        </w:rPr>
        <w:t>AS $$</w:t>
      </w:r>
    </w:p>
    <w:p w14:paraId="054D4F76" w14:textId="77777777" w:rsidR="008708F8" w:rsidRDefault="008708F8" w:rsidP="008D7382">
      <w:pPr>
        <w:pStyle w:val="a1"/>
        <w:rPr>
          <w:shd w:val="clear" w:color="auto" w:fill="FFFFFF"/>
        </w:rPr>
      </w:pPr>
    </w:p>
    <w:p w14:paraId="4FC8E66B" w14:textId="22CBF39B" w:rsidR="008D7382" w:rsidRPr="008D7382" w:rsidRDefault="008D7382" w:rsidP="008D7382">
      <w:pPr>
        <w:pStyle w:val="a1"/>
        <w:rPr>
          <w:shd w:val="clear" w:color="auto" w:fill="FFFFFF"/>
        </w:rPr>
      </w:pPr>
      <w:r w:rsidRPr="008D7382">
        <w:rPr>
          <w:shd w:val="clear" w:color="auto" w:fill="FFFFFF"/>
        </w:rPr>
        <w:t>BEGIN</w:t>
      </w:r>
    </w:p>
    <w:p w14:paraId="693C7966" w14:textId="77777777" w:rsidR="008D7382" w:rsidRPr="008D7382" w:rsidRDefault="008D7382" w:rsidP="008D7382">
      <w:pPr>
        <w:pStyle w:val="a1"/>
        <w:rPr>
          <w:shd w:val="clear" w:color="auto" w:fill="FFFFFF"/>
        </w:rPr>
      </w:pPr>
      <w:r w:rsidRPr="008D7382">
        <w:rPr>
          <w:shd w:val="clear" w:color="auto" w:fill="FFFFFF"/>
        </w:rPr>
        <w:t>CREATE TEMP TABLE temp (data jsonb);</w:t>
      </w:r>
    </w:p>
    <w:p w14:paraId="500A38C9" w14:textId="77777777" w:rsidR="008D7382" w:rsidRPr="008D7382" w:rsidRDefault="008D7382" w:rsidP="008D7382">
      <w:pPr>
        <w:pStyle w:val="a1"/>
        <w:rPr>
          <w:shd w:val="clear" w:color="auto" w:fill="FFFFFF"/>
        </w:rPr>
      </w:pPr>
    </w:p>
    <w:p w14:paraId="33316517" w14:textId="77777777" w:rsidR="008D7382" w:rsidRPr="008D7382" w:rsidRDefault="008D7382" w:rsidP="008D7382">
      <w:pPr>
        <w:pStyle w:val="a1"/>
        <w:rPr>
          <w:shd w:val="clear" w:color="auto" w:fill="FFFFFF"/>
        </w:rPr>
      </w:pPr>
      <w:r w:rsidRPr="008D7382">
        <w:rPr>
          <w:shd w:val="clear" w:color="auto" w:fill="FFFFFF"/>
        </w:rPr>
        <w:t>EXECUTE format('COPY temp (data) FROM %L', path_to_file);</w:t>
      </w:r>
    </w:p>
    <w:p w14:paraId="08FFF6AE" w14:textId="77777777" w:rsidR="008D7382" w:rsidRPr="008D7382" w:rsidRDefault="008D7382" w:rsidP="008D7382">
      <w:pPr>
        <w:pStyle w:val="a1"/>
        <w:rPr>
          <w:shd w:val="clear" w:color="auto" w:fill="FFFFFF"/>
        </w:rPr>
      </w:pPr>
    </w:p>
    <w:p w14:paraId="5EA72416" w14:textId="77777777" w:rsidR="008D7382" w:rsidRPr="008D7382" w:rsidRDefault="008D7382" w:rsidP="008D7382">
      <w:pPr>
        <w:pStyle w:val="a1"/>
        <w:rPr>
          <w:shd w:val="clear" w:color="auto" w:fill="FFFFFF"/>
        </w:rPr>
      </w:pPr>
      <w:r w:rsidRPr="008D7382">
        <w:rPr>
          <w:shd w:val="clear" w:color="auto" w:fill="FFFFFF"/>
        </w:rPr>
        <w:t>INSERT INTO "base_category" ("id", "name")</w:t>
      </w:r>
    </w:p>
    <w:p w14:paraId="4D2046A5" w14:textId="77777777" w:rsidR="008D7382" w:rsidRPr="008D7382" w:rsidRDefault="008D7382" w:rsidP="008D7382">
      <w:pPr>
        <w:pStyle w:val="a1"/>
        <w:rPr>
          <w:shd w:val="clear" w:color="auto" w:fill="FFFFFF"/>
        </w:rPr>
      </w:pPr>
      <w:r w:rsidRPr="008D7382">
        <w:rPr>
          <w:shd w:val="clear" w:color="auto" w:fill="FFFFFF"/>
        </w:rPr>
        <w:t xml:space="preserve">SELECT (data-&gt;&gt;'id')::integer,data-&gt;&gt;'name' </w:t>
      </w:r>
    </w:p>
    <w:p w14:paraId="6A42FBEF" w14:textId="77777777" w:rsidR="008D7382" w:rsidRPr="008D7382" w:rsidRDefault="008D7382" w:rsidP="008D7382">
      <w:pPr>
        <w:pStyle w:val="a1"/>
        <w:rPr>
          <w:shd w:val="clear" w:color="auto" w:fill="FFFFFF"/>
        </w:rPr>
      </w:pPr>
      <w:r w:rsidRPr="008D7382">
        <w:rPr>
          <w:shd w:val="clear" w:color="auto" w:fill="FFFFFF"/>
        </w:rPr>
        <w:t>FROM temp;</w:t>
      </w:r>
    </w:p>
    <w:p w14:paraId="26C7F16B" w14:textId="77777777" w:rsidR="008D7382" w:rsidRPr="008D7382" w:rsidRDefault="008D7382" w:rsidP="008D7382">
      <w:pPr>
        <w:pStyle w:val="a1"/>
        <w:rPr>
          <w:shd w:val="clear" w:color="auto" w:fill="FFFFFF"/>
        </w:rPr>
      </w:pPr>
    </w:p>
    <w:p w14:paraId="5F85576F" w14:textId="77777777" w:rsidR="008D7382" w:rsidRPr="008D7382" w:rsidRDefault="008D7382" w:rsidP="008D7382">
      <w:pPr>
        <w:pStyle w:val="a1"/>
        <w:rPr>
          <w:shd w:val="clear" w:color="auto" w:fill="FFFFFF"/>
        </w:rPr>
      </w:pPr>
      <w:r w:rsidRPr="008D7382">
        <w:rPr>
          <w:shd w:val="clear" w:color="auto" w:fill="FFFFFF"/>
        </w:rPr>
        <w:t>DROP TABLE temp;</w:t>
      </w:r>
    </w:p>
    <w:p w14:paraId="197814B1" w14:textId="77777777" w:rsidR="008D7382" w:rsidRPr="008D7382" w:rsidRDefault="008D7382" w:rsidP="008D7382">
      <w:pPr>
        <w:pStyle w:val="a1"/>
        <w:rPr>
          <w:shd w:val="clear" w:color="auto" w:fill="FFFFFF"/>
          <w:lang w:val="ru-RU"/>
        </w:rPr>
      </w:pPr>
      <w:r w:rsidRPr="008D7382">
        <w:rPr>
          <w:shd w:val="clear" w:color="auto" w:fill="FFFFFF"/>
        </w:rPr>
        <w:t>END</w:t>
      </w:r>
      <w:r w:rsidRPr="008D7382">
        <w:rPr>
          <w:shd w:val="clear" w:color="auto" w:fill="FFFFFF"/>
          <w:lang w:val="ru-RU"/>
        </w:rPr>
        <w:t>;</w:t>
      </w:r>
    </w:p>
    <w:p w14:paraId="69C56E2C" w14:textId="2EBE9C33" w:rsidR="007B2202" w:rsidRPr="008D7382" w:rsidRDefault="008D7382" w:rsidP="008D7382">
      <w:pPr>
        <w:pStyle w:val="a1"/>
        <w:jc w:val="left"/>
        <w:rPr>
          <w:lang w:val="ru-RU"/>
        </w:rPr>
      </w:pPr>
      <w:r w:rsidRPr="008D7382">
        <w:rPr>
          <w:shd w:val="clear" w:color="auto" w:fill="FFFFFF"/>
          <w:lang w:val="ru-RU"/>
        </w:rPr>
        <w:t>$$;</w:t>
      </w:r>
      <w:r w:rsidR="007B2202" w:rsidRPr="008D7382">
        <w:rPr>
          <w:lang w:val="ru-RU"/>
        </w:rPr>
        <w:br/>
      </w:r>
    </w:p>
    <w:p w14:paraId="2D686C0B" w14:textId="744102AE" w:rsidR="006D518E" w:rsidRPr="006D518E" w:rsidRDefault="008D7382" w:rsidP="00BA5A77">
      <w:pPr>
        <w:pStyle w:val="a0"/>
      </w:pPr>
      <w:r>
        <w:t>Листин</w:t>
      </w:r>
      <w:r w:rsidR="00024958">
        <w:rPr>
          <w:lang w:val="en-US"/>
        </w:rPr>
        <w:t>t</w:t>
      </w:r>
      <w:r>
        <w:t>г</w:t>
      </w:r>
      <w:r w:rsidR="006D518E" w:rsidRPr="006D518E">
        <w:t xml:space="preserve"> 4.1 – Процедура, выполняющая импорт данных в формате </w:t>
      </w:r>
      <w:r w:rsidR="006D518E">
        <w:rPr>
          <w:lang w:val="en-GB"/>
        </w:rPr>
        <w:t>JSON</w:t>
      </w:r>
    </w:p>
    <w:p w14:paraId="676C0C52" w14:textId="4D0BCF44" w:rsidR="00F33F32" w:rsidRPr="008708F8" w:rsidRDefault="006D518E" w:rsidP="008708F8">
      <w:pPr>
        <w:pStyle w:val="Title"/>
      </w:pPr>
      <w:r w:rsidRPr="006D518E">
        <w:t xml:space="preserve"> Чтобы сохранить данные </w:t>
      </w:r>
      <w:r>
        <w:rPr>
          <w:lang w:val="en-GB"/>
        </w:rPr>
        <w:t>JSON</w:t>
      </w:r>
      <w:r w:rsidRPr="006D518E">
        <w:t xml:space="preserve"> документа в таблице в </w:t>
      </w:r>
      <w:r>
        <w:rPr>
          <w:lang w:val="en-GB"/>
        </w:rPr>
        <w:t>PostgreSQL</w:t>
      </w:r>
      <w:r w:rsidRPr="006D518E">
        <w:t xml:space="preserve"> можно использовать тип данных </w:t>
      </w:r>
      <w:r>
        <w:rPr>
          <w:lang w:val="en-GB"/>
        </w:rPr>
        <w:t>JSON</w:t>
      </w:r>
      <w:r w:rsidRPr="006D518E">
        <w:t xml:space="preserve"> или </w:t>
      </w:r>
      <w:r>
        <w:rPr>
          <w:lang w:val="en-GB"/>
        </w:rPr>
        <w:t>JSONB</w:t>
      </w:r>
      <w:r w:rsidRPr="006D518E">
        <w:t xml:space="preserve">. </w:t>
      </w:r>
      <w:r>
        <w:rPr>
          <w:lang w:val="en-GB"/>
        </w:rPr>
        <w:t>JSONB</w:t>
      </w:r>
      <w:r w:rsidRPr="006D518E">
        <w:t xml:space="preserve"> хранит документ в бинарном формате и поддерживает индексирование, </w:t>
      </w:r>
      <w:r>
        <w:rPr>
          <w:lang w:val="en-GB"/>
        </w:rPr>
        <w:t>JSON</w:t>
      </w:r>
      <w:r w:rsidRPr="006D518E">
        <w:t xml:space="preserve"> же хранит данные в текстовом виде и не поддерживает индексирование. По скольку поля в типе данных </w:t>
      </w:r>
      <w:r>
        <w:rPr>
          <w:lang w:val="en-GB"/>
        </w:rPr>
        <w:t>JSON</w:t>
      </w:r>
      <w:r w:rsidRPr="006D518E">
        <w:t xml:space="preserve"> и </w:t>
      </w:r>
      <w:r>
        <w:rPr>
          <w:lang w:val="en-GB"/>
        </w:rPr>
        <w:t>JSONB</w:t>
      </w:r>
      <w:r w:rsidRPr="006D518E">
        <w:t xml:space="preserve"> все имеют тип данных </w:t>
      </w:r>
      <w:r>
        <w:rPr>
          <w:lang w:val="en-GB"/>
        </w:rPr>
        <w:t>text</w:t>
      </w:r>
      <w:r w:rsidRPr="006D518E">
        <w:t>, их нужно явно привести к изначальным типам данных столбцов таблицы при импорте.</w:t>
      </w:r>
    </w:p>
    <w:p w14:paraId="64DF2222" w14:textId="794A9F4A" w:rsidR="006D518E" w:rsidRPr="006D518E" w:rsidRDefault="006D518E" w:rsidP="006D518E">
      <w:pPr>
        <w:pStyle w:val="Heading2"/>
        <w:numPr>
          <w:ilvl w:val="0"/>
          <w:numId w:val="0"/>
        </w:numPr>
        <w:ind w:left="709"/>
      </w:pPr>
      <w:bookmarkStart w:id="20" w:name="_Toc135302849"/>
      <w:r w:rsidRPr="006D518E">
        <w:t xml:space="preserve">4.2 Экспорт данных таблицы в формате </w:t>
      </w:r>
      <w:r>
        <w:rPr>
          <w:lang w:val="en-GB"/>
        </w:rPr>
        <w:t>JSON</w:t>
      </w:r>
      <w:bookmarkEnd w:id="20"/>
    </w:p>
    <w:p w14:paraId="0E6E3AE5" w14:textId="1D395921" w:rsidR="008708F8" w:rsidRDefault="00934C4B" w:rsidP="008708F8">
      <w:pPr>
        <w:pStyle w:val="Title"/>
      </w:pPr>
      <w:r w:rsidRPr="00934C4B">
        <w:t xml:space="preserve">Для выполнения экспорта данных из формата JSON мы можем использовать различные инструменты и библиотеки, предоставляемые языками программирования и базами данных. Эти инструменты позволяют нам считывать данные из базы данных или других источников, </w:t>
      </w:r>
      <w:r w:rsidRPr="00934C4B">
        <w:lastRenderedPageBreak/>
        <w:t xml:space="preserve">и сохранять их в формате JSON. Пример файла в формате JSON, который будет экспортирован, представлен на </w:t>
      </w:r>
      <w:r w:rsidR="008708F8">
        <w:t>рисунке 4.1.</w:t>
      </w:r>
    </w:p>
    <w:p w14:paraId="5E61BA48" w14:textId="031D19AA" w:rsidR="008708F8" w:rsidRDefault="008708F8" w:rsidP="00BA5A77">
      <w:pPr>
        <w:pStyle w:val="a0"/>
        <w:rPr>
          <w:noProof/>
        </w:rPr>
      </w:pPr>
      <w:r w:rsidRPr="008708F8">
        <w:rPr>
          <w:noProof/>
        </w:rPr>
        <w:t xml:space="preserve"> </w:t>
      </w:r>
      <w:r w:rsidRPr="008708F8">
        <w:rPr>
          <w:noProof/>
        </w:rPr>
        <w:drawing>
          <wp:inline distT="0" distB="0" distL="0" distR="0" wp14:anchorId="2CB932FA" wp14:editId="57E55B1D">
            <wp:extent cx="3848100" cy="863600"/>
            <wp:effectExtent l="0" t="0" r="0" b="0"/>
            <wp:docPr id="65041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10815" name=""/>
                    <pic:cNvPicPr/>
                  </pic:nvPicPr>
                  <pic:blipFill>
                    <a:blip r:embed="rId24"/>
                    <a:stretch>
                      <a:fillRect/>
                    </a:stretch>
                  </pic:blipFill>
                  <pic:spPr>
                    <a:xfrm>
                      <a:off x="0" y="0"/>
                      <a:ext cx="3848100" cy="863600"/>
                    </a:xfrm>
                    <a:prstGeom prst="rect">
                      <a:avLst/>
                    </a:prstGeom>
                  </pic:spPr>
                </pic:pic>
              </a:graphicData>
            </a:graphic>
          </wp:inline>
        </w:drawing>
      </w:r>
    </w:p>
    <w:p w14:paraId="2543173A" w14:textId="7D9263C3" w:rsidR="008708F8" w:rsidRPr="008708F8" w:rsidRDefault="008708F8" w:rsidP="00BA5A77">
      <w:pPr>
        <w:pStyle w:val="a0"/>
      </w:pPr>
      <w:r w:rsidRPr="008708F8">
        <w:t>Рисунок 4.1 – Файл JSON формата</w:t>
      </w:r>
    </w:p>
    <w:p w14:paraId="6B6B7BF5" w14:textId="5A35D63D" w:rsidR="006D518E" w:rsidRDefault="004863CB" w:rsidP="006D518E">
      <w:pPr>
        <w:pStyle w:val="Title"/>
        <w:rPr>
          <w:lang w:val="en-GB"/>
        </w:rPr>
      </w:pPr>
      <w:r>
        <w:rPr>
          <w:lang w:val="ru-RU"/>
        </w:rPr>
        <w:t>В листинге</w:t>
      </w:r>
      <w:r w:rsidR="006D518E" w:rsidRPr="006D518E">
        <w:t xml:space="preserve"> 4.2 представлена процедура, выполняющая экспорт данных из </w:t>
      </w:r>
      <w:r w:rsidR="00606D14">
        <w:rPr>
          <w:lang w:val="ru-RU"/>
        </w:rPr>
        <w:t>J</w:t>
      </w:r>
      <w:r w:rsidR="00606D14">
        <w:rPr>
          <w:lang w:val="en-US"/>
        </w:rPr>
        <w:t>SON</w:t>
      </w:r>
      <w:r w:rsidR="00606D14" w:rsidRPr="00606D14">
        <w:rPr>
          <w:lang w:val="ru-RU"/>
        </w:rPr>
        <w:t xml:space="preserve"> </w:t>
      </w:r>
      <w:r w:rsidR="00606D14">
        <w:rPr>
          <w:lang w:val="ru-RU"/>
        </w:rPr>
        <w:t xml:space="preserve">формата в таблицу </w:t>
      </w:r>
      <w:r>
        <w:rPr>
          <w:lang w:val="en-US"/>
        </w:rPr>
        <w:t>Categor</w:t>
      </w:r>
      <w:r w:rsidR="00606D14">
        <w:rPr>
          <w:lang w:val="en-US"/>
        </w:rPr>
        <w:t>y</w:t>
      </w:r>
      <w:r w:rsidR="006D518E" w:rsidRPr="006D518E">
        <w:t xml:space="preserve">. </w:t>
      </w:r>
      <w:r w:rsidR="006D518E">
        <w:rPr>
          <w:lang w:val="en-GB"/>
        </w:rPr>
        <w:t>PostgreSQL</w:t>
      </w:r>
      <w:r w:rsidR="006D518E" w:rsidRPr="006D518E">
        <w:t xml:space="preserve"> предоставляет встроенный функционал для импорта данных в </w:t>
      </w:r>
      <w:r w:rsidR="006D518E">
        <w:rPr>
          <w:lang w:val="en-GB"/>
        </w:rPr>
        <w:t>JSON</w:t>
      </w:r>
      <w:r w:rsidR="006D518E" w:rsidRPr="006D518E">
        <w:t xml:space="preserve"> через функцию </w:t>
      </w:r>
      <w:r w:rsidR="006D518E">
        <w:rPr>
          <w:lang w:val="en-GB"/>
        </w:rPr>
        <w:t>COPY.</w:t>
      </w:r>
    </w:p>
    <w:p w14:paraId="76A8F75F" w14:textId="0DA7E842" w:rsidR="004863CB" w:rsidRPr="004863CB" w:rsidRDefault="004863CB" w:rsidP="004863CB">
      <w:pPr>
        <w:pStyle w:val="a1"/>
        <w:pBdr>
          <w:bottom w:val="single" w:sz="4" w:space="0" w:color="auto"/>
        </w:pBdr>
        <w:rPr>
          <w:lang w:val="en-BY" w:eastAsia="en-GB"/>
        </w:rPr>
      </w:pPr>
      <w:r w:rsidRPr="004863CB">
        <w:rPr>
          <w:lang w:val="en-BY" w:eastAsia="en-GB"/>
        </w:rPr>
        <w:t>CREATE OR REPLACE PROCEDURE export_json(path_to_file text)</w:t>
      </w:r>
    </w:p>
    <w:p w14:paraId="4B26E069" w14:textId="77777777" w:rsidR="004863CB" w:rsidRPr="004863CB" w:rsidRDefault="004863CB" w:rsidP="004863CB">
      <w:pPr>
        <w:pStyle w:val="a1"/>
        <w:pBdr>
          <w:bottom w:val="single" w:sz="4" w:space="0" w:color="auto"/>
        </w:pBdr>
        <w:rPr>
          <w:lang w:val="en-BY" w:eastAsia="en-GB"/>
        </w:rPr>
      </w:pPr>
      <w:r w:rsidRPr="004863CB">
        <w:rPr>
          <w:lang w:val="en-BY" w:eastAsia="en-GB"/>
        </w:rPr>
        <w:t>LANGUAGE plpgsql</w:t>
      </w:r>
    </w:p>
    <w:p w14:paraId="2D7C0160" w14:textId="77777777" w:rsidR="004863CB" w:rsidRPr="004863CB" w:rsidRDefault="004863CB" w:rsidP="004863CB">
      <w:pPr>
        <w:pStyle w:val="a1"/>
        <w:pBdr>
          <w:bottom w:val="single" w:sz="4" w:space="0" w:color="auto"/>
        </w:pBdr>
        <w:rPr>
          <w:lang w:val="en-BY" w:eastAsia="en-GB"/>
        </w:rPr>
      </w:pPr>
      <w:r w:rsidRPr="004863CB">
        <w:rPr>
          <w:lang w:val="en-BY" w:eastAsia="en-GB"/>
        </w:rPr>
        <w:t>AS $$</w:t>
      </w:r>
    </w:p>
    <w:p w14:paraId="094D8291" w14:textId="77777777" w:rsidR="004863CB" w:rsidRPr="004863CB" w:rsidRDefault="004863CB" w:rsidP="004863CB">
      <w:pPr>
        <w:pStyle w:val="a1"/>
        <w:pBdr>
          <w:bottom w:val="single" w:sz="4" w:space="0" w:color="auto"/>
        </w:pBdr>
        <w:rPr>
          <w:lang w:val="en-BY" w:eastAsia="en-GB"/>
        </w:rPr>
      </w:pPr>
      <w:r w:rsidRPr="004863CB">
        <w:rPr>
          <w:lang w:val="en-BY" w:eastAsia="en-GB"/>
        </w:rPr>
        <w:t>BEGIN</w:t>
      </w:r>
    </w:p>
    <w:p w14:paraId="7D969B1C" w14:textId="77777777" w:rsidR="004863CB" w:rsidRPr="004863CB" w:rsidRDefault="004863CB" w:rsidP="004863CB">
      <w:pPr>
        <w:pStyle w:val="a1"/>
        <w:pBdr>
          <w:bottom w:val="single" w:sz="4" w:space="0" w:color="auto"/>
        </w:pBdr>
        <w:rPr>
          <w:lang w:val="en-BY" w:eastAsia="en-GB"/>
        </w:rPr>
      </w:pPr>
      <w:r w:rsidRPr="004863CB">
        <w:rPr>
          <w:lang w:val="en-BY" w:eastAsia="en-GB"/>
        </w:rPr>
        <w:t>EXECUTE format('COPY (SELECT row_to_json(t) FROM (SELECT * FROM "base_category") t) TO %L', path_to_file);</w:t>
      </w:r>
    </w:p>
    <w:p w14:paraId="0FBB5766" w14:textId="3BA98A50" w:rsidR="004863CB" w:rsidRDefault="004863CB" w:rsidP="008B7A34">
      <w:pPr>
        <w:pStyle w:val="a1"/>
        <w:pBdr>
          <w:bottom w:val="single" w:sz="4" w:space="0" w:color="auto"/>
        </w:pBdr>
        <w:rPr>
          <w:lang w:val="en-BY" w:eastAsia="en-GB"/>
        </w:rPr>
      </w:pPr>
      <w:r w:rsidRPr="004863CB">
        <w:rPr>
          <w:lang w:val="en-BY" w:eastAsia="en-GB"/>
        </w:rPr>
        <w:t>END;</w:t>
      </w:r>
    </w:p>
    <w:p w14:paraId="2E032E35" w14:textId="1E85738D" w:rsidR="004863CB" w:rsidRPr="008B7A34" w:rsidRDefault="004863CB" w:rsidP="00BA5A77">
      <w:pPr>
        <w:pStyle w:val="a0"/>
      </w:pPr>
      <w:r>
        <w:t>Листинг</w:t>
      </w:r>
      <w:r w:rsidRPr="004863CB">
        <w:t xml:space="preserve"> 4.2 – </w:t>
      </w:r>
      <w:r w:rsidRPr="008B7A34">
        <w:t>Процедура</w:t>
      </w:r>
      <w:r w:rsidRPr="004863CB">
        <w:t xml:space="preserve">, </w:t>
      </w:r>
      <w:r w:rsidRPr="006D518E">
        <w:t>выполняющая</w:t>
      </w:r>
      <w:r w:rsidRPr="004863CB">
        <w:t xml:space="preserve"> </w:t>
      </w:r>
      <w:r w:rsidRPr="006D518E">
        <w:t>экспорт</w:t>
      </w:r>
      <w:r w:rsidRPr="004863CB">
        <w:t xml:space="preserve"> </w:t>
      </w:r>
      <w:r w:rsidRPr="006D518E">
        <w:t>данных</w:t>
      </w:r>
      <w:r w:rsidRPr="004863CB">
        <w:t xml:space="preserve"> </w:t>
      </w:r>
      <w:r w:rsidRPr="006D518E">
        <w:t>в</w:t>
      </w:r>
      <w:r w:rsidRPr="004863CB">
        <w:t xml:space="preserve"> </w:t>
      </w:r>
      <w:r w:rsidRPr="006D518E">
        <w:t>формате</w:t>
      </w:r>
      <w:r w:rsidRPr="004863CB">
        <w:t xml:space="preserve"> </w:t>
      </w:r>
      <w:r>
        <w:rPr>
          <w:lang w:val="en-GB"/>
        </w:rPr>
        <w:t>JSON</w:t>
      </w:r>
    </w:p>
    <w:p w14:paraId="00EDEF8D" w14:textId="168194D2" w:rsidR="008B7A34" w:rsidRDefault="008B7A34" w:rsidP="00BA5A77">
      <w:pPr>
        <w:pStyle w:val="a0"/>
      </w:pPr>
      <w:r>
        <w:t>На рисунке 4.2 видно, что категории из файла успешно добавлены.</w:t>
      </w:r>
    </w:p>
    <w:p w14:paraId="4E05BC6E" w14:textId="0CB6B708" w:rsidR="008B7A34" w:rsidRDefault="008B7A34" w:rsidP="00BA5A77">
      <w:pPr>
        <w:pStyle w:val="a0"/>
      </w:pPr>
      <w:r w:rsidRPr="008B7A34">
        <w:rPr>
          <w:noProof/>
        </w:rPr>
        <w:drawing>
          <wp:inline distT="0" distB="0" distL="0" distR="0" wp14:anchorId="58986461" wp14:editId="2997B28D">
            <wp:extent cx="1954458" cy="1906621"/>
            <wp:effectExtent l="0" t="0" r="1905" b="0"/>
            <wp:docPr id="162178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82450" name=""/>
                    <pic:cNvPicPr/>
                  </pic:nvPicPr>
                  <pic:blipFill>
                    <a:blip r:embed="rId25"/>
                    <a:stretch>
                      <a:fillRect/>
                    </a:stretch>
                  </pic:blipFill>
                  <pic:spPr>
                    <a:xfrm>
                      <a:off x="0" y="0"/>
                      <a:ext cx="1974780" cy="1926445"/>
                    </a:xfrm>
                    <a:prstGeom prst="rect">
                      <a:avLst/>
                    </a:prstGeom>
                  </pic:spPr>
                </pic:pic>
              </a:graphicData>
            </a:graphic>
          </wp:inline>
        </w:drawing>
      </w:r>
    </w:p>
    <w:p w14:paraId="1764576D" w14:textId="3B7AC71D" w:rsidR="008B7A34" w:rsidRDefault="008B7A34" w:rsidP="00BA5A77">
      <w:pPr>
        <w:pStyle w:val="a0"/>
      </w:pPr>
      <w:r>
        <w:t>Рисунок 4.2 – Добавленные категории</w:t>
      </w:r>
    </w:p>
    <w:p w14:paraId="4DE9CB20" w14:textId="2A04499D" w:rsidR="008B7A34" w:rsidRPr="008B7A34" w:rsidRDefault="008B7A34" w:rsidP="008B7A34">
      <w:pPr>
        <w:pStyle w:val="Title"/>
        <w:rPr>
          <w:lang w:val="ru-RU"/>
        </w:rPr>
      </w:pPr>
      <w:r>
        <w:t>Такой функционал очень полезен в рамках онлайн-маркетплейса, так как можно высылать данные аналитикам в удобном формате</w:t>
      </w:r>
      <w:r>
        <w:rPr>
          <w:lang w:val="ru-RU"/>
        </w:rPr>
        <w:t>.</w:t>
      </w:r>
    </w:p>
    <w:p w14:paraId="4E34664E" w14:textId="77777777" w:rsidR="007E7BDB" w:rsidRPr="007E7BDB" w:rsidRDefault="007E7BDB" w:rsidP="007E7BDB">
      <w:pPr>
        <w:rPr>
          <w:lang w:val="en-BY"/>
        </w:rPr>
      </w:pPr>
    </w:p>
    <w:p w14:paraId="3358BA22" w14:textId="77777777" w:rsidR="00B43F7E" w:rsidRDefault="00F04370" w:rsidP="00DA7F7A">
      <w:pPr>
        <w:pStyle w:val="Heading1"/>
      </w:pPr>
      <w:r w:rsidRPr="004863CB">
        <w:br w:type="page"/>
      </w:r>
      <w:bookmarkStart w:id="21" w:name="_Toc134993504"/>
      <w:bookmarkStart w:id="22" w:name="_Toc135302850"/>
      <w:r w:rsidRPr="00DA7F7A">
        <w:lastRenderedPageBreak/>
        <w:t>Тестирование производительности</w:t>
      </w:r>
      <w:bookmarkEnd w:id="21"/>
      <w:bookmarkEnd w:id="22"/>
    </w:p>
    <w:p w14:paraId="6F1966C0" w14:textId="2A28BE26" w:rsidR="00624AB5" w:rsidRDefault="00F51F75" w:rsidP="00624AB5">
      <w:pPr>
        <w:pStyle w:val="Title"/>
      </w:pPr>
      <w:r>
        <w:t>Перед началом тестирования была разработана функция</w:t>
      </w:r>
      <w:r w:rsidR="00BE7495">
        <w:rPr>
          <w:lang w:val="ru-RU"/>
        </w:rPr>
        <w:t xml:space="preserve"> для</w:t>
      </w:r>
      <w:r>
        <w:t xml:space="preserve"> заполнения </w:t>
      </w:r>
      <w:r w:rsidR="005D0FB0">
        <w:t>100.000 строк</w:t>
      </w:r>
      <w:r w:rsidR="00BE7495">
        <w:rPr>
          <w:lang w:val="ru-RU"/>
        </w:rPr>
        <w:t>ами</w:t>
      </w:r>
      <w:r w:rsidR="005D0FB0" w:rsidRPr="005D0FB0">
        <w:t xml:space="preserve"> </w:t>
      </w:r>
      <w:r w:rsidR="005D0FB0">
        <w:t>тестовых данных в таблицу O</w:t>
      </w:r>
      <w:r w:rsidR="008276F9">
        <w:rPr>
          <w:lang w:val="en-US"/>
        </w:rPr>
        <w:t>r</w:t>
      </w:r>
      <w:r w:rsidR="005D0FB0">
        <w:t xml:space="preserve">der. </w:t>
      </w:r>
    </w:p>
    <w:p w14:paraId="60EECCFC" w14:textId="211C776F" w:rsidR="00F51F75" w:rsidRDefault="00BE7495" w:rsidP="00624AB5">
      <w:pPr>
        <w:pStyle w:val="Title"/>
      </w:pPr>
      <w:r>
        <w:rPr>
          <w:lang w:val="ru-RU"/>
        </w:rPr>
        <w:t>Ф</w:t>
      </w:r>
      <w:r w:rsidR="005D0FB0">
        <w:t xml:space="preserve">ункция </w:t>
      </w:r>
      <w:r>
        <w:rPr>
          <w:lang w:val="ru-RU"/>
        </w:rPr>
        <w:t>представлена</w:t>
      </w:r>
      <w:r w:rsidR="005D0FB0">
        <w:t xml:space="preserve"> в листинге 5.1.</w:t>
      </w:r>
    </w:p>
    <w:p w14:paraId="23288E72" w14:textId="77777777" w:rsidR="00624AB5" w:rsidRPr="00624AB5" w:rsidRDefault="00624AB5" w:rsidP="00624AB5">
      <w:pPr>
        <w:pStyle w:val="a1"/>
      </w:pPr>
      <w:r w:rsidRPr="00624AB5">
        <w:t>CREATE OR REPLACE FUNCTION insert_random_orders() RETURNS VOID AS $$</w:t>
      </w:r>
    </w:p>
    <w:p w14:paraId="65ED6794" w14:textId="77777777" w:rsidR="00624AB5" w:rsidRPr="00624AB5" w:rsidRDefault="00624AB5" w:rsidP="00624AB5">
      <w:pPr>
        <w:pStyle w:val="a1"/>
      </w:pPr>
      <w:r w:rsidRPr="00624AB5">
        <w:t>DECLARE</w:t>
      </w:r>
    </w:p>
    <w:p w14:paraId="5FAB937F" w14:textId="77777777" w:rsidR="00624AB5" w:rsidRPr="00624AB5" w:rsidRDefault="00624AB5" w:rsidP="00624AB5">
      <w:pPr>
        <w:pStyle w:val="a1"/>
      </w:pPr>
      <w:r w:rsidRPr="00624AB5">
        <w:t xml:space="preserve">    counter INTEGER := 0;</w:t>
      </w:r>
    </w:p>
    <w:p w14:paraId="54465D35" w14:textId="77777777" w:rsidR="00624AB5" w:rsidRPr="00624AB5" w:rsidRDefault="00624AB5" w:rsidP="00624AB5">
      <w:pPr>
        <w:pStyle w:val="a1"/>
      </w:pPr>
      <w:r w:rsidRPr="00624AB5">
        <w:t xml:space="preserve">    user_count INTEGER;</w:t>
      </w:r>
    </w:p>
    <w:p w14:paraId="2A728D93" w14:textId="77777777" w:rsidR="00624AB5" w:rsidRPr="00624AB5" w:rsidRDefault="00624AB5" w:rsidP="00624AB5">
      <w:pPr>
        <w:pStyle w:val="a1"/>
      </w:pPr>
      <w:r w:rsidRPr="00624AB5">
        <w:t xml:space="preserve">    random_user_id INTEGER;</w:t>
      </w:r>
    </w:p>
    <w:p w14:paraId="07AE19A5" w14:textId="77777777" w:rsidR="00624AB5" w:rsidRPr="00624AB5" w:rsidRDefault="00624AB5" w:rsidP="00624AB5">
      <w:pPr>
        <w:pStyle w:val="a1"/>
      </w:pPr>
      <w:r w:rsidRPr="00624AB5">
        <w:t xml:space="preserve">    random_status VARCHAR;</w:t>
      </w:r>
    </w:p>
    <w:p w14:paraId="3D1A8F3B" w14:textId="77777777" w:rsidR="00624AB5" w:rsidRPr="00624AB5" w:rsidRDefault="00624AB5" w:rsidP="00624AB5">
      <w:pPr>
        <w:pStyle w:val="a1"/>
      </w:pPr>
      <w:r w:rsidRPr="00624AB5">
        <w:t xml:space="preserve">    statuses VARCHAR[] := ARRAY['Processing', 'Shipped', 'Delivered'];</w:t>
      </w:r>
    </w:p>
    <w:p w14:paraId="3EF59E6E" w14:textId="77777777" w:rsidR="00624AB5" w:rsidRPr="00624AB5" w:rsidRDefault="00624AB5" w:rsidP="00624AB5">
      <w:pPr>
        <w:pStyle w:val="a1"/>
      </w:pPr>
      <w:r w:rsidRPr="00624AB5">
        <w:t>BEGIN</w:t>
      </w:r>
    </w:p>
    <w:p w14:paraId="6FCBAD30" w14:textId="77777777" w:rsidR="00624AB5" w:rsidRPr="00624AB5" w:rsidRDefault="00624AB5" w:rsidP="00624AB5">
      <w:pPr>
        <w:pStyle w:val="a1"/>
      </w:pPr>
      <w:r w:rsidRPr="00624AB5">
        <w:t xml:space="preserve">    SELECT COUNT(*) INTO user_count FROM auth_user;</w:t>
      </w:r>
    </w:p>
    <w:p w14:paraId="73BFF25C" w14:textId="77777777" w:rsidR="00624AB5" w:rsidRPr="00624AB5" w:rsidRDefault="00624AB5" w:rsidP="00624AB5">
      <w:pPr>
        <w:pStyle w:val="a1"/>
      </w:pPr>
    </w:p>
    <w:p w14:paraId="25C1B13A" w14:textId="77777777" w:rsidR="00624AB5" w:rsidRPr="00624AB5" w:rsidRDefault="00624AB5" w:rsidP="00624AB5">
      <w:pPr>
        <w:pStyle w:val="a1"/>
      </w:pPr>
      <w:r w:rsidRPr="00624AB5">
        <w:t xml:space="preserve">    WHILE counter &lt; 100000 LOOP</w:t>
      </w:r>
    </w:p>
    <w:p w14:paraId="12B8D703" w14:textId="77777777" w:rsidR="00624AB5" w:rsidRPr="00624AB5" w:rsidRDefault="00624AB5" w:rsidP="00624AB5">
      <w:pPr>
        <w:pStyle w:val="a1"/>
      </w:pPr>
      <w:r w:rsidRPr="00624AB5">
        <w:t xml:space="preserve">        SELECT floor(random() * user_count) + 1 INTO random_user_id;</w:t>
      </w:r>
    </w:p>
    <w:p w14:paraId="581D58DE" w14:textId="77777777" w:rsidR="00624AB5" w:rsidRPr="00624AB5" w:rsidRDefault="00624AB5" w:rsidP="00624AB5">
      <w:pPr>
        <w:pStyle w:val="a1"/>
      </w:pPr>
      <w:r w:rsidRPr="00624AB5">
        <w:t xml:space="preserve">        random_status := statuses[floor(random() * array_length(statuses, 1)) + 1];</w:t>
      </w:r>
    </w:p>
    <w:p w14:paraId="78E72120" w14:textId="77777777" w:rsidR="00624AB5" w:rsidRPr="00624AB5" w:rsidRDefault="00624AB5" w:rsidP="00624AB5">
      <w:pPr>
        <w:pStyle w:val="a1"/>
      </w:pPr>
      <w:r w:rsidRPr="00624AB5">
        <w:t xml:space="preserve">        </w:t>
      </w:r>
    </w:p>
    <w:p w14:paraId="55EEB8B7" w14:textId="77777777" w:rsidR="00624AB5" w:rsidRPr="00624AB5" w:rsidRDefault="00624AB5" w:rsidP="00624AB5">
      <w:pPr>
        <w:pStyle w:val="a1"/>
      </w:pPr>
      <w:r w:rsidRPr="00624AB5">
        <w:t xml:space="preserve">        INSERT INTO "base_order" (</w:t>
      </w:r>
    </w:p>
    <w:p w14:paraId="42313A7E" w14:textId="77777777" w:rsidR="00624AB5" w:rsidRPr="00624AB5" w:rsidRDefault="00624AB5" w:rsidP="00624AB5">
      <w:pPr>
        <w:pStyle w:val="a1"/>
      </w:pPr>
      <w:r w:rsidRPr="00624AB5">
        <w:t xml:space="preserve">            user_id, </w:t>
      </w:r>
    </w:p>
    <w:p w14:paraId="759DD0D5" w14:textId="77777777" w:rsidR="00624AB5" w:rsidRPr="00624AB5" w:rsidRDefault="00624AB5" w:rsidP="00624AB5">
      <w:pPr>
        <w:pStyle w:val="a1"/>
      </w:pPr>
      <w:r w:rsidRPr="00624AB5">
        <w:t xml:space="preserve">            "paymentMethod",</w:t>
      </w:r>
    </w:p>
    <w:p w14:paraId="42616C25" w14:textId="77777777" w:rsidR="00624AB5" w:rsidRPr="00624AB5" w:rsidRDefault="00624AB5" w:rsidP="00624AB5">
      <w:pPr>
        <w:pStyle w:val="a1"/>
      </w:pPr>
      <w:r w:rsidRPr="00624AB5">
        <w:t xml:space="preserve">            "deliveryTime", </w:t>
      </w:r>
    </w:p>
    <w:p w14:paraId="2E7EAF85" w14:textId="77777777" w:rsidR="00624AB5" w:rsidRPr="00624AB5" w:rsidRDefault="00624AB5" w:rsidP="00624AB5">
      <w:pPr>
        <w:pStyle w:val="a1"/>
      </w:pPr>
      <w:r w:rsidRPr="00624AB5">
        <w:t xml:space="preserve">            "taxPrice",</w:t>
      </w:r>
    </w:p>
    <w:p w14:paraId="4D204041" w14:textId="77777777" w:rsidR="00624AB5" w:rsidRPr="00624AB5" w:rsidRDefault="00624AB5" w:rsidP="00624AB5">
      <w:pPr>
        <w:pStyle w:val="a1"/>
      </w:pPr>
      <w:r w:rsidRPr="00624AB5">
        <w:t xml:space="preserve">            "shippingPrice",</w:t>
      </w:r>
    </w:p>
    <w:p w14:paraId="694DEDA1" w14:textId="77777777" w:rsidR="00624AB5" w:rsidRPr="00624AB5" w:rsidRDefault="00624AB5" w:rsidP="00624AB5">
      <w:pPr>
        <w:pStyle w:val="a1"/>
      </w:pPr>
      <w:r w:rsidRPr="00624AB5">
        <w:t xml:space="preserve">            "totalPrice",</w:t>
      </w:r>
    </w:p>
    <w:p w14:paraId="6DA22888" w14:textId="77777777" w:rsidR="00624AB5" w:rsidRPr="00624AB5" w:rsidRDefault="00624AB5" w:rsidP="00624AB5">
      <w:pPr>
        <w:pStyle w:val="a1"/>
      </w:pPr>
      <w:r w:rsidRPr="00624AB5">
        <w:t xml:space="preserve">            status,</w:t>
      </w:r>
    </w:p>
    <w:p w14:paraId="00F9CA98" w14:textId="77777777" w:rsidR="00624AB5" w:rsidRPr="00624AB5" w:rsidRDefault="00624AB5" w:rsidP="00624AB5">
      <w:pPr>
        <w:pStyle w:val="a1"/>
      </w:pPr>
      <w:r w:rsidRPr="00624AB5">
        <w:t xml:space="preserve">            "isPaid",</w:t>
      </w:r>
    </w:p>
    <w:p w14:paraId="09DDCCF7" w14:textId="77777777" w:rsidR="00624AB5" w:rsidRPr="00624AB5" w:rsidRDefault="00624AB5" w:rsidP="00624AB5">
      <w:pPr>
        <w:pStyle w:val="a1"/>
      </w:pPr>
      <w:r w:rsidRPr="00624AB5">
        <w:t xml:space="preserve">            "paidAt",</w:t>
      </w:r>
    </w:p>
    <w:p w14:paraId="1D0CC57F" w14:textId="77777777" w:rsidR="00624AB5" w:rsidRPr="00624AB5" w:rsidRDefault="00624AB5" w:rsidP="00624AB5">
      <w:pPr>
        <w:pStyle w:val="a1"/>
      </w:pPr>
      <w:r w:rsidRPr="00624AB5">
        <w:t xml:space="preserve">            "isDelivered",</w:t>
      </w:r>
    </w:p>
    <w:p w14:paraId="0E016D19" w14:textId="77777777" w:rsidR="00624AB5" w:rsidRPr="00624AB5" w:rsidRDefault="00624AB5" w:rsidP="00624AB5">
      <w:pPr>
        <w:pStyle w:val="a1"/>
      </w:pPr>
      <w:r w:rsidRPr="00624AB5">
        <w:t xml:space="preserve">            "deliveredAt",</w:t>
      </w:r>
    </w:p>
    <w:p w14:paraId="67C30CA4" w14:textId="77777777" w:rsidR="00624AB5" w:rsidRPr="00624AB5" w:rsidRDefault="00624AB5" w:rsidP="00624AB5">
      <w:pPr>
        <w:pStyle w:val="a1"/>
      </w:pPr>
      <w:r w:rsidRPr="00624AB5">
        <w:t xml:space="preserve">            "createdAt"</w:t>
      </w:r>
    </w:p>
    <w:p w14:paraId="40C8ECBF" w14:textId="77777777" w:rsidR="00624AB5" w:rsidRPr="00624AB5" w:rsidRDefault="00624AB5" w:rsidP="00624AB5">
      <w:pPr>
        <w:pStyle w:val="a1"/>
      </w:pPr>
      <w:r w:rsidRPr="00624AB5">
        <w:t xml:space="preserve">        )</w:t>
      </w:r>
    </w:p>
    <w:p w14:paraId="772F329A" w14:textId="77777777" w:rsidR="00624AB5" w:rsidRPr="00624AB5" w:rsidRDefault="00624AB5" w:rsidP="00624AB5">
      <w:pPr>
        <w:pStyle w:val="a1"/>
      </w:pPr>
      <w:r w:rsidRPr="00624AB5">
        <w:t xml:space="preserve">        VALUES (</w:t>
      </w:r>
    </w:p>
    <w:p w14:paraId="68B52844" w14:textId="77777777" w:rsidR="00624AB5" w:rsidRPr="00624AB5" w:rsidRDefault="00624AB5" w:rsidP="00624AB5">
      <w:pPr>
        <w:pStyle w:val="a1"/>
      </w:pPr>
      <w:r w:rsidRPr="00624AB5">
        <w:t xml:space="preserve">            (SELECT id FROM auth_user LIMIT 1 OFFSET random_user_id), </w:t>
      </w:r>
    </w:p>
    <w:p w14:paraId="08D6AF51" w14:textId="77777777" w:rsidR="00624AB5" w:rsidRPr="00624AB5" w:rsidRDefault="00624AB5" w:rsidP="00624AB5">
      <w:pPr>
        <w:pStyle w:val="a1"/>
      </w:pPr>
      <w:r w:rsidRPr="00624AB5">
        <w:t xml:space="preserve">            'Credit Card',</w:t>
      </w:r>
    </w:p>
    <w:p w14:paraId="2F107E82" w14:textId="77777777" w:rsidR="00624AB5" w:rsidRPr="00624AB5" w:rsidRDefault="00624AB5" w:rsidP="00624AB5">
      <w:pPr>
        <w:pStyle w:val="a1"/>
      </w:pPr>
      <w:r w:rsidRPr="00624AB5">
        <w:t xml:space="preserve">            NOW() + interval '1 day' * counter,</w:t>
      </w:r>
    </w:p>
    <w:p w14:paraId="26D21107" w14:textId="77777777" w:rsidR="00624AB5" w:rsidRPr="00624AB5" w:rsidRDefault="00624AB5" w:rsidP="00624AB5">
      <w:pPr>
        <w:pStyle w:val="a1"/>
      </w:pPr>
      <w:r w:rsidRPr="00624AB5">
        <w:t xml:space="preserve">            10.00,</w:t>
      </w:r>
    </w:p>
    <w:p w14:paraId="63E3FE2D" w14:textId="77777777" w:rsidR="00624AB5" w:rsidRPr="00624AB5" w:rsidRDefault="00624AB5" w:rsidP="00624AB5">
      <w:pPr>
        <w:pStyle w:val="a1"/>
      </w:pPr>
      <w:r w:rsidRPr="00624AB5">
        <w:t xml:space="preserve">            5.00,</w:t>
      </w:r>
    </w:p>
    <w:p w14:paraId="3C9AECE0" w14:textId="77777777" w:rsidR="00624AB5" w:rsidRPr="00624AB5" w:rsidRDefault="00624AB5" w:rsidP="00624AB5">
      <w:pPr>
        <w:pStyle w:val="a1"/>
      </w:pPr>
      <w:r w:rsidRPr="00624AB5">
        <w:t xml:space="preserve">            100.00,</w:t>
      </w:r>
    </w:p>
    <w:p w14:paraId="1E7E0FC4" w14:textId="77777777" w:rsidR="00624AB5" w:rsidRPr="00624AB5" w:rsidRDefault="00624AB5" w:rsidP="00624AB5">
      <w:pPr>
        <w:pStyle w:val="a1"/>
      </w:pPr>
      <w:r w:rsidRPr="00624AB5">
        <w:t xml:space="preserve">            random_status,</w:t>
      </w:r>
    </w:p>
    <w:p w14:paraId="652F8321" w14:textId="77777777" w:rsidR="00624AB5" w:rsidRPr="00624AB5" w:rsidRDefault="00624AB5" w:rsidP="00624AB5">
      <w:pPr>
        <w:pStyle w:val="a1"/>
      </w:pPr>
      <w:r w:rsidRPr="00624AB5">
        <w:t xml:space="preserve">            TRUE,</w:t>
      </w:r>
    </w:p>
    <w:p w14:paraId="6AC67A47" w14:textId="77777777" w:rsidR="00624AB5" w:rsidRPr="00624AB5" w:rsidRDefault="00624AB5" w:rsidP="00624AB5">
      <w:pPr>
        <w:pStyle w:val="a1"/>
      </w:pPr>
      <w:r w:rsidRPr="00624AB5">
        <w:t xml:space="preserve">            NOW(),</w:t>
      </w:r>
    </w:p>
    <w:p w14:paraId="5B4DE835" w14:textId="77777777" w:rsidR="00624AB5" w:rsidRPr="00624AB5" w:rsidRDefault="00624AB5" w:rsidP="00624AB5">
      <w:pPr>
        <w:pStyle w:val="a1"/>
      </w:pPr>
      <w:r w:rsidRPr="00624AB5">
        <w:t xml:space="preserve">            FALSE,</w:t>
      </w:r>
    </w:p>
    <w:p w14:paraId="56D2212E" w14:textId="77777777" w:rsidR="00624AB5" w:rsidRDefault="00624AB5" w:rsidP="00624AB5">
      <w:pPr>
        <w:pStyle w:val="a1"/>
      </w:pPr>
      <w:r w:rsidRPr="00624AB5">
        <w:t xml:space="preserve">            NULL,</w:t>
      </w:r>
    </w:p>
    <w:p w14:paraId="73524C20" w14:textId="020C4C53" w:rsidR="00B468B7" w:rsidRPr="00B468B7" w:rsidRDefault="00B468B7" w:rsidP="00B468B7">
      <w:pPr>
        <w:spacing w:after="0"/>
        <w:rPr>
          <w:rFonts w:ascii="Courier New" w:hAnsi="Courier New" w:cs="Courier New"/>
          <w:sz w:val="24"/>
          <w:szCs w:val="24"/>
        </w:rPr>
      </w:pPr>
      <w:r>
        <w:br w:type="page"/>
      </w:r>
    </w:p>
    <w:p w14:paraId="564FB914" w14:textId="77777777" w:rsidR="00624AB5" w:rsidRPr="00624AB5" w:rsidRDefault="00624AB5" w:rsidP="00624AB5">
      <w:pPr>
        <w:pStyle w:val="a1"/>
      </w:pPr>
      <w:r w:rsidRPr="00624AB5">
        <w:lastRenderedPageBreak/>
        <w:t xml:space="preserve">            NOW()</w:t>
      </w:r>
    </w:p>
    <w:p w14:paraId="4B7C0629" w14:textId="77777777" w:rsidR="00624AB5" w:rsidRPr="00624AB5" w:rsidRDefault="00624AB5" w:rsidP="00624AB5">
      <w:pPr>
        <w:pStyle w:val="a1"/>
      </w:pPr>
      <w:r w:rsidRPr="00624AB5">
        <w:t xml:space="preserve">        );</w:t>
      </w:r>
    </w:p>
    <w:p w14:paraId="70054130" w14:textId="77777777" w:rsidR="00624AB5" w:rsidRPr="00624AB5" w:rsidRDefault="00624AB5" w:rsidP="00624AB5">
      <w:pPr>
        <w:pStyle w:val="a1"/>
      </w:pPr>
      <w:r w:rsidRPr="00624AB5">
        <w:t xml:space="preserve">        </w:t>
      </w:r>
    </w:p>
    <w:p w14:paraId="14A2B6AA" w14:textId="77777777" w:rsidR="00624AB5" w:rsidRPr="00624AB5" w:rsidRDefault="00624AB5" w:rsidP="00624AB5">
      <w:pPr>
        <w:pStyle w:val="a1"/>
      </w:pPr>
      <w:r w:rsidRPr="00624AB5">
        <w:t xml:space="preserve">        counter := counter + 1;</w:t>
      </w:r>
    </w:p>
    <w:p w14:paraId="414664B6" w14:textId="77777777" w:rsidR="00624AB5" w:rsidRPr="00624AB5" w:rsidRDefault="00624AB5" w:rsidP="00624AB5">
      <w:pPr>
        <w:pStyle w:val="a1"/>
      </w:pPr>
      <w:r w:rsidRPr="00624AB5">
        <w:t xml:space="preserve">    END LOOP;</w:t>
      </w:r>
    </w:p>
    <w:p w14:paraId="4492627F" w14:textId="77777777" w:rsidR="00624AB5" w:rsidRPr="00624AB5" w:rsidRDefault="00624AB5" w:rsidP="00624AB5">
      <w:pPr>
        <w:pStyle w:val="a1"/>
        <w:rPr>
          <w:lang w:val="ru-RU"/>
        </w:rPr>
      </w:pPr>
      <w:r w:rsidRPr="00624AB5">
        <w:rPr>
          <w:lang w:val="ru-RU"/>
        </w:rPr>
        <w:t>END;</w:t>
      </w:r>
    </w:p>
    <w:p w14:paraId="49F39CC1" w14:textId="3ED98DCF" w:rsidR="005D0FB0" w:rsidRDefault="00624AB5" w:rsidP="00624AB5">
      <w:pPr>
        <w:pStyle w:val="a1"/>
        <w:rPr>
          <w:lang w:val="ru-RU"/>
        </w:rPr>
      </w:pPr>
      <w:r w:rsidRPr="00624AB5">
        <w:rPr>
          <w:lang w:val="ru-RU"/>
        </w:rPr>
        <w:t>$$ LANGUAGE plpgsql;</w:t>
      </w:r>
    </w:p>
    <w:p w14:paraId="5B53331F" w14:textId="068C55A0" w:rsidR="005D0FB0" w:rsidRPr="005D0FB0" w:rsidRDefault="005D0FB0" w:rsidP="00BA5A77">
      <w:pPr>
        <w:pStyle w:val="a0"/>
      </w:pPr>
      <w:r>
        <w:t>Листинг 5.1 – Функция заполнения таблицы</w:t>
      </w:r>
      <w:r w:rsidRPr="005D0FB0">
        <w:t xml:space="preserve"> </w:t>
      </w:r>
      <w:r>
        <w:t xml:space="preserve">Order </w:t>
      </w:r>
      <w:r w:rsidR="00624AB5">
        <w:t>данными</w:t>
      </w:r>
    </w:p>
    <w:p w14:paraId="5E0D0CAB" w14:textId="74CE6323" w:rsidR="00F51F75" w:rsidRPr="00F51F75" w:rsidRDefault="00F51F75" w:rsidP="00F51F75">
      <w:pPr>
        <w:pStyle w:val="Heading2"/>
      </w:pPr>
      <w:bookmarkStart w:id="23" w:name="_Toc135302851"/>
      <w:r>
        <w:t>Тестирование базы данных</w:t>
      </w:r>
      <w:bookmarkEnd w:id="23"/>
    </w:p>
    <w:p w14:paraId="6DE976C7" w14:textId="68A35A88" w:rsidR="00B43F7E" w:rsidRPr="00BE7495" w:rsidRDefault="00B43F7E" w:rsidP="006D78C4">
      <w:pPr>
        <w:pStyle w:val="Title"/>
        <w:rPr>
          <w:lang w:val="ru-RU"/>
        </w:rPr>
      </w:pPr>
      <w:r w:rsidRPr="000D54AB">
        <w:t xml:space="preserve">Для тестирования производительности базы данных </w:t>
      </w:r>
      <w:r w:rsidR="00BE7495">
        <w:rPr>
          <w:lang w:val="ru-RU"/>
        </w:rPr>
        <w:t xml:space="preserve">необходимо </w:t>
      </w:r>
      <w:r w:rsidRPr="000D54AB">
        <w:t>заполнить таблиц</w:t>
      </w:r>
      <w:r w:rsidR="00747C1B">
        <w:rPr>
          <w:lang w:val="ru-RU"/>
        </w:rPr>
        <w:t>ы</w:t>
      </w:r>
      <w:r w:rsidRPr="000D54AB">
        <w:t xml:space="preserve"> достаточным количеством записей. Для данного случая мы заполнили таблицу 100.000 строк</w:t>
      </w:r>
      <w:r w:rsidR="00BE7495">
        <w:rPr>
          <w:lang w:val="ru-RU"/>
        </w:rPr>
        <w:t>.</w:t>
      </w:r>
    </w:p>
    <w:p w14:paraId="20557D47" w14:textId="69BDADA6" w:rsidR="00705124" w:rsidRPr="008276F9" w:rsidRDefault="00F579F4" w:rsidP="006D78C4">
      <w:pPr>
        <w:pStyle w:val="Title"/>
        <w:rPr>
          <w:lang w:val="ru-RU"/>
        </w:rPr>
      </w:pPr>
      <w:r>
        <w:rPr>
          <w:lang w:val="ru-RU"/>
        </w:rPr>
        <w:t>Для</w:t>
      </w:r>
      <w:r w:rsidR="00B43F7E" w:rsidRPr="000D54AB">
        <w:t xml:space="preserve"> улучшения производительности запросов, </w:t>
      </w:r>
      <w:r w:rsidR="00574B37">
        <w:rPr>
          <w:lang w:val="ru-RU"/>
        </w:rPr>
        <w:t>было</w:t>
      </w:r>
      <w:r w:rsidR="00B43F7E" w:rsidRPr="000D54AB">
        <w:t xml:space="preserve"> созда</w:t>
      </w:r>
      <w:r w:rsidR="00574B37">
        <w:rPr>
          <w:lang w:val="ru-RU"/>
        </w:rPr>
        <w:t>но</w:t>
      </w:r>
      <w:r w:rsidR="00B43F7E" w:rsidRPr="000D54AB">
        <w:t xml:space="preserve"> несколько индексов. Для таблицы </w:t>
      </w:r>
      <w:r w:rsidR="00705124">
        <w:rPr>
          <w:lang w:val="en-US"/>
        </w:rPr>
        <w:t>Order</w:t>
      </w:r>
      <w:r w:rsidR="00B43F7E" w:rsidRPr="000D54AB">
        <w:t xml:space="preserve"> мы создали индексы на </w:t>
      </w:r>
      <w:r w:rsidR="00B43F7E" w:rsidRPr="008276F9">
        <w:t xml:space="preserve">столбцы </w:t>
      </w:r>
      <w:r w:rsidR="008276F9" w:rsidRPr="008276F9">
        <w:t>"Status", "User_id" и "CreatedAt"</w:t>
      </w:r>
      <w:r w:rsidR="008276F9" w:rsidRPr="008276F9">
        <w:rPr>
          <w:lang w:val="ru-RU"/>
        </w:rPr>
        <w:t>.</w:t>
      </w:r>
    </w:p>
    <w:p w14:paraId="031879FF" w14:textId="6E6E099D" w:rsidR="00B43F7E" w:rsidRPr="008276F9" w:rsidRDefault="008276F9" w:rsidP="000A4A84">
      <w:pPr>
        <w:pStyle w:val="Title"/>
        <w:rPr>
          <w:lang w:val="ru-RU"/>
        </w:rPr>
      </w:pPr>
      <w:r w:rsidRPr="008276F9">
        <w:t>Далее подробно рассмотрим, как добавление индекса на столбец "CreatedAt" повлияло на стоимость выполнения запросов к таблице Order.</w:t>
      </w:r>
      <w:r w:rsidR="000A4A84">
        <w:rPr>
          <w:lang w:val="ru-RU"/>
        </w:rPr>
        <w:t xml:space="preserve"> </w:t>
      </w:r>
      <w:r w:rsidR="00B43F7E" w:rsidRPr="000D54AB">
        <w:t>Пример создания индекс показан в листинге 5.</w:t>
      </w:r>
      <w:r w:rsidR="00860566" w:rsidRPr="008276F9">
        <w:rPr>
          <w:lang w:val="ru-RU"/>
        </w:rPr>
        <w:t>2</w:t>
      </w:r>
    </w:p>
    <w:tbl>
      <w:tblPr>
        <w:tblStyle w:val="TableGrid"/>
        <w:tblW w:w="0" w:type="auto"/>
        <w:tblLook w:val="04A0" w:firstRow="1" w:lastRow="0" w:firstColumn="1" w:lastColumn="0" w:noHBand="0" w:noVBand="1"/>
      </w:tblPr>
      <w:tblGrid>
        <w:gridCol w:w="10302"/>
      </w:tblGrid>
      <w:tr w:rsidR="00B43F7E" w:rsidRPr="001172BB" w14:paraId="5298C48B" w14:textId="77777777" w:rsidTr="00EC5760">
        <w:tc>
          <w:tcPr>
            <w:tcW w:w="10336" w:type="dxa"/>
          </w:tcPr>
          <w:p w14:paraId="3B0821B0" w14:textId="2DFEE784" w:rsidR="00860566" w:rsidRPr="00860566" w:rsidRDefault="00860566" w:rsidP="00860566">
            <w:pPr>
              <w:rPr>
                <w:rFonts w:ascii="Courier New" w:eastAsia="Times New Roman" w:hAnsi="Courier New" w:cs="Courier New"/>
                <w:sz w:val="24"/>
                <w:szCs w:val="20"/>
                <w:lang w:eastAsia="ru-RU"/>
              </w:rPr>
            </w:pPr>
            <w:r w:rsidRPr="00860566">
              <w:rPr>
                <w:rFonts w:ascii="Courier New" w:eastAsia="Times New Roman" w:hAnsi="Courier New" w:cs="Courier New"/>
                <w:sz w:val="24"/>
                <w:szCs w:val="20"/>
                <w:lang w:eastAsia="ru-RU"/>
              </w:rPr>
              <w:t>-- Создание индекса</w:t>
            </w:r>
          </w:p>
          <w:p w14:paraId="5D0CE422" w14:textId="42013787" w:rsidR="00B43F7E" w:rsidRPr="00105F8A" w:rsidRDefault="00860566" w:rsidP="00860566">
            <w:pPr>
              <w:rPr>
                <w:rFonts w:ascii="Courier New" w:eastAsia="Times New Roman" w:hAnsi="Courier New" w:cs="Courier New"/>
                <w:sz w:val="24"/>
                <w:szCs w:val="20"/>
                <w:lang w:eastAsia="ru-RU"/>
              </w:rPr>
            </w:pPr>
            <w:r w:rsidRPr="00860566">
              <w:rPr>
                <w:rFonts w:ascii="Courier New" w:eastAsia="Times New Roman" w:hAnsi="Courier New" w:cs="Courier New"/>
                <w:sz w:val="24"/>
                <w:szCs w:val="20"/>
                <w:lang w:eastAsia="ru-RU"/>
              </w:rPr>
              <w:t>CREATE INDEX IF NOT EXISTS idx_order_created_at ON public.base_order (createdAt);</w:t>
            </w:r>
          </w:p>
        </w:tc>
      </w:tr>
    </w:tbl>
    <w:p w14:paraId="49B8F152" w14:textId="0DC12BD2" w:rsidR="00B43F7E" w:rsidRDefault="00B43F7E" w:rsidP="00BA5A77">
      <w:pPr>
        <w:pStyle w:val="a0"/>
        <w:rPr>
          <w:shd w:val="clear" w:color="auto" w:fill="FFFFFF"/>
        </w:rPr>
      </w:pPr>
      <w:r w:rsidRPr="000D54AB">
        <w:rPr>
          <w:shd w:val="clear" w:color="auto" w:fill="FFFFFF"/>
        </w:rPr>
        <w:t>Листинг 5.</w:t>
      </w:r>
      <w:r w:rsidR="00860566" w:rsidRPr="00C403C2">
        <w:rPr>
          <w:shd w:val="clear" w:color="auto" w:fill="FFFFFF"/>
        </w:rPr>
        <w:t>2</w:t>
      </w:r>
      <w:r w:rsidRPr="000D54AB">
        <w:rPr>
          <w:shd w:val="clear" w:color="auto" w:fill="FFFFFF"/>
        </w:rPr>
        <w:t xml:space="preserve"> – Индекс для таблицы</w:t>
      </w:r>
    </w:p>
    <w:p w14:paraId="7AAF4ED1" w14:textId="137B82CD" w:rsidR="00F72B0B" w:rsidRPr="00FF6273" w:rsidRDefault="00FF6273" w:rsidP="00FF6273">
      <w:pPr>
        <w:pStyle w:val="Title"/>
      </w:pPr>
      <w:r w:rsidRPr="00FF6273">
        <w:t xml:space="preserve">Так как в онлайн-маркетплейсе часто необходимо отсортировать заказы по дате создания, сравним стоимость следующего запроса </w:t>
      </w:r>
      <w:r w:rsidRPr="00FF6273">
        <w:rPr>
          <w:lang w:val="ru-RU"/>
        </w:rPr>
        <w:t xml:space="preserve">– </w:t>
      </w:r>
      <w:r w:rsidRPr="00FF6273">
        <w:t>листинг 5.3</w:t>
      </w:r>
      <w:r w:rsidR="00F72B0B" w:rsidRPr="00FF6273">
        <w:t>.</w:t>
      </w:r>
    </w:p>
    <w:p w14:paraId="79516DC8" w14:textId="49DC5F50" w:rsidR="00B24DDA" w:rsidRDefault="00B24DDA" w:rsidP="00B24DDA">
      <w:pPr>
        <w:pStyle w:val="a1"/>
        <w:rPr>
          <w:shd w:val="clear" w:color="auto" w:fill="FFFFFF"/>
        </w:rPr>
      </w:pPr>
      <w:r w:rsidRPr="00B24DDA">
        <w:rPr>
          <w:shd w:val="clear" w:color="auto" w:fill="FFFFFF"/>
        </w:rPr>
        <w:t>EXPLAIN SELECT * FROM public.base_order ORDER BY "createdAt" DESC;</w:t>
      </w:r>
    </w:p>
    <w:p w14:paraId="58DF99D4" w14:textId="7BA45F7D" w:rsidR="00F72B0B" w:rsidRPr="00F72B0B" w:rsidRDefault="00F72B0B" w:rsidP="00BA5A77">
      <w:pPr>
        <w:pStyle w:val="a0"/>
        <w:rPr>
          <w:shd w:val="clear" w:color="auto" w:fill="FFFFFF"/>
        </w:rPr>
      </w:pPr>
      <w:r>
        <w:rPr>
          <w:shd w:val="clear" w:color="auto" w:fill="FFFFFF"/>
        </w:rPr>
        <w:t xml:space="preserve">Листинг 5.3 – </w:t>
      </w:r>
      <w:r w:rsidR="00B24DDA" w:rsidRPr="00B24DDA">
        <w:rPr>
          <w:shd w:val="clear" w:color="auto" w:fill="FFFFFF"/>
        </w:rPr>
        <w:t>Сортировка заказов по дате создания</w:t>
      </w:r>
    </w:p>
    <w:p w14:paraId="2C7ACFDA" w14:textId="7085517D" w:rsidR="00E905DB" w:rsidRDefault="00E905DB" w:rsidP="00E905DB">
      <w:pPr>
        <w:pStyle w:val="Title"/>
      </w:pPr>
      <w:r>
        <w:t>При выполнении запроса, представленного в листинге 5.3, был использован инструмент Explain в pgAdmin 4 для анализа его стоимости и оптимизации. Результаты анализа, отображенные на Рисунке 5.1, показали, что стоимость выполнения запроса составляет приблизительно 15 227 условных единиц.</w:t>
      </w:r>
    </w:p>
    <w:p w14:paraId="6A447A87" w14:textId="1223551F" w:rsidR="00B43F7E" w:rsidRDefault="00E905DB" w:rsidP="00E905DB">
      <w:pPr>
        <w:pStyle w:val="Title"/>
        <w:rPr>
          <w:lang w:val="ru-RU"/>
        </w:rPr>
      </w:pPr>
      <w:r>
        <w:t>Анализ стоимости запроса с помощью инструмента Explain является важной частью процесса оптимизации базы данных. Он позволяет оценить затраты на выполнение запроса и идентифицировать узкие места или неэффективные операции, которые могут замедлять выполнение запроса</w:t>
      </w:r>
      <w:r w:rsidR="0082056D">
        <w:rPr>
          <w:lang w:val="ru-RU"/>
        </w:rPr>
        <w:t>.</w:t>
      </w:r>
    </w:p>
    <w:p w14:paraId="365DDA81" w14:textId="06102539" w:rsidR="007B7242" w:rsidRPr="007B7242" w:rsidRDefault="007B7242" w:rsidP="007B7242">
      <w:pPr>
        <w:pStyle w:val="Title"/>
        <w:rPr>
          <w:lang w:val="ru-RU"/>
        </w:rPr>
      </w:pPr>
      <w:r w:rsidRPr="007B7242">
        <w:t xml:space="preserve">Используя информацию, полученную из Explain, администратор базы данных может принять меры по оптимизации запроса, например, изменить структуру индексов, переписать запрос или внести другие изменения, чтобы улучшить его производительность. Это помогает </w:t>
      </w:r>
      <w:r w:rsidRPr="007B7242">
        <w:lastRenderedPageBreak/>
        <w:t>снизить стоимость выполнения запроса, ускорить его выполнение и повысить общую эффективность базы данных.</w:t>
      </w:r>
    </w:p>
    <w:p w14:paraId="7C7DCB07" w14:textId="3E76D9D0" w:rsidR="0082056D" w:rsidRPr="0082056D" w:rsidRDefault="00E65AB9" w:rsidP="00BA5A77">
      <w:pPr>
        <w:pStyle w:val="a0"/>
      </w:pPr>
      <w:r w:rsidRPr="00F342C8">
        <w:rPr>
          <w:noProof/>
        </w:rPr>
        <w:drawing>
          <wp:inline distT="0" distB="0" distL="0" distR="0" wp14:anchorId="708EC618" wp14:editId="3ADC767F">
            <wp:extent cx="6282690" cy="1465223"/>
            <wp:effectExtent l="0" t="0" r="3810" b="0"/>
            <wp:docPr id="19719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7152" name=""/>
                    <pic:cNvPicPr/>
                  </pic:nvPicPr>
                  <pic:blipFill rotWithShape="1">
                    <a:blip r:embed="rId26"/>
                    <a:srcRect l="824" t="6895" r="1734" b="5646"/>
                    <a:stretch/>
                  </pic:blipFill>
                  <pic:spPr bwMode="auto">
                    <a:xfrm>
                      <a:off x="0" y="0"/>
                      <a:ext cx="6286573" cy="1466129"/>
                    </a:xfrm>
                    <a:prstGeom prst="rect">
                      <a:avLst/>
                    </a:prstGeom>
                    <a:ln>
                      <a:noFill/>
                    </a:ln>
                    <a:extLst>
                      <a:ext uri="{53640926-AAD7-44D8-BBD7-CCE9431645EC}">
                        <a14:shadowObscured xmlns:a14="http://schemas.microsoft.com/office/drawing/2010/main"/>
                      </a:ext>
                    </a:extLst>
                  </pic:spPr>
                </pic:pic>
              </a:graphicData>
            </a:graphic>
          </wp:inline>
        </w:drawing>
      </w:r>
    </w:p>
    <w:p w14:paraId="058C6570" w14:textId="0DB88399" w:rsidR="00F342C8" w:rsidRPr="000D54AB" w:rsidRDefault="00B43F7E" w:rsidP="00BA5A77">
      <w:pPr>
        <w:pStyle w:val="a0"/>
      </w:pPr>
      <w:r w:rsidRPr="000D54AB">
        <w:t>Рисунок 5.1 – Оценка запроса без использования индекс</w:t>
      </w:r>
      <w:r w:rsidR="008E186F">
        <w:t>а</w:t>
      </w:r>
    </w:p>
    <w:p w14:paraId="34DD54D3" w14:textId="48ABB852" w:rsidR="00F342C8" w:rsidRPr="00F342C8" w:rsidRDefault="00F342C8" w:rsidP="00F342C8">
      <w:pPr>
        <w:pStyle w:val="Title"/>
      </w:pPr>
      <w:r w:rsidRPr="00F342C8">
        <w:t>Создание индекса на столбце "CreatedAt" позволило сократить стоимость запроса до 2086 условных единиц, что почти в 7,5 раза меньше. Результат выполнения запроса с использованием индекса отображен на рисунке 5.2.</w:t>
      </w:r>
    </w:p>
    <w:p w14:paraId="2014EBEA" w14:textId="761C4058" w:rsidR="00B43F7E" w:rsidRDefault="007C4208" w:rsidP="00BA5A77">
      <w:pPr>
        <w:pStyle w:val="a0"/>
      </w:pPr>
      <w:r w:rsidRPr="00F342C8">
        <w:rPr>
          <w:noProof/>
        </w:rPr>
        <w:drawing>
          <wp:inline distT="0" distB="0" distL="0" distR="0" wp14:anchorId="3E05D078" wp14:editId="7ADF34FC">
            <wp:extent cx="6548120" cy="951865"/>
            <wp:effectExtent l="0" t="0" r="5080" b="635"/>
            <wp:docPr id="30640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06000" name=""/>
                    <pic:cNvPicPr/>
                  </pic:nvPicPr>
                  <pic:blipFill>
                    <a:blip r:embed="rId27"/>
                    <a:stretch>
                      <a:fillRect/>
                    </a:stretch>
                  </pic:blipFill>
                  <pic:spPr>
                    <a:xfrm>
                      <a:off x="0" y="0"/>
                      <a:ext cx="6548120" cy="951865"/>
                    </a:xfrm>
                    <a:prstGeom prst="rect">
                      <a:avLst/>
                    </a:prstGeom>
                  </pic:spPr>
                </pic:pic>
              </a:graphicData>
            </a:graphic>
          </wp:inline>
        </w:drawing>
      </w:r>
    </w:p>
    <w:p w14:paraId="5DAB2189" w14:textId="6A2EF15F" w:rsidR="00B43F7E" w:rsidRPr="007C4208" w:rsidRDefault="00B43F7E" w:rsidP="00BA5A77">
      <w:pPr>
        <w:pStyle w:val="a0"/>
      </w:pPr>
      <w:r w:rsidRPr="000D54AB">
        <w:t>Рисунок 5.2 – Оценка запроса с использованием индекс</w:t>
      </w:r>
      <w:r w:rsidR="007C4208">
        <w:rPr>
          <w:lang w:val="en-US"/>
        </w:rPr>
        <w:t>f</w:t>
      </w:r>
    </w:p>
    <w:p w14:paraId="6CC33413" w14:textId="534D53B5" w:rsidR="00B43F7E" w:rsidRPr="0015146E" w:rsidRDefault="00EE2631" w:rsidP="00EE2631">
      <w:pPr>
        <w:pStyle w:val="Title"/>
        <w:rPr>
          <w:lang w:val="ru-RU"/>
        </w:rPr>
      </w:pPr>
      <w:r w:rsidRPr="00EE2631">
        <w:t>Таким образом, использование индексов является важным приемом оптимизации производительности базы данных и может сократить время выполнения запросов на выборку данных из таблиц.</w:t>
      </w:r>
    </w:p>
    <w:p w14:paraId="4560C14A" w14:textId="1CB31FF9" w:rsidR="00472E8E" w:rsidRDefault="00472E8E" w:rsidP="00472E8E">
      <w:pPr>
        <w:pStyle w:val="Heading2"/>
      </w:pPr>
      <w:bookmarkStart w:id="24" w:name="_Toc135302852"/>
      <w:r>
        <w:t>Тестирования приложения</w:t>
      </w:r>
      <w:bookmarkEnd w:id="24"/>
    </w:p>
    <w:p w14:paraId="0CA19E2C" w14:textId="77777777" w:rsidR="007B7242" w:rsidRPr="000572D7" w:rsidRDefault="007B7242" w:rsidP="000572D7">
      <w:pPr>
        <w:pStyle w:val="Title"/>
      </w:pPr>
      <w:r w:rsidRPr="000572D7">
        <w:t>После добавления 100 000 записей в таблицу "orders" возникли проблемы с производительностью приложения, связанные с большим объемом данных. В связи с этим было принято решение внедрить пагинацию для просмотра заказов, что позволило улучшить производительность системы и обеспечить более эффективное использование ресурсов.</w:t>
      </w:r>
    </w:p>
    <w:p w14:paraId="30E5AD39" w14:textId="77777777" w:rsidR="000572D7" w:rsidRDefault="007B7242" w:rsidP="000572D7">
      <w:pPr>
        <w:pStyle w:val="Title"/>
      </w:pPr>
      <w:r w:rsidRPr="000572D7">
        <w:t>На Рисунке 5.3 показан пример реализации пагинации в приложении. Пагинация позволяет разбить большой объем данных на небольшие части, называемые страницами, и отображать только одну страницу данных на экране пользователю. Это снижает нагрузку на систему и улучшает отзывчивость приложения при работе с большими объемами данных.</w:t>
      </w:r>
      <w:r w:rsidR="000572D7" w:rsidRPr="000572D7">
        <w:t xml:space="preserve"> </w:t>
      </w:r>
    </w:p>
    <w:p w14:paraId="3B16D1D8" w14:textId="763329FD" w:rsidR="000572D7" w:rsidRPr="000572D7" w:rsidRDefault="000572D7" w:rsidP="000572D7">
      <w:pPr>
        <w:pStyle w:val="Title"/>
        <w:rPr>
          <w:rFonts w:eastAsia="Times New Roman" w:cs="Times New Roman"/>
          <w:sz w:val="24"/>
          <w:szCs w:val="24"/>
          <w:lang w:eastAsia="en-GB"/>
        </w:rPr>
      </w:pPr>
      <w:r w:rsidRPr="000572D7">
        <w:t>Добавление пагинации позволяет пользователям просматривать и навигировать по заказам постранично, а также сокращает время отклика приложения. Это удобное решение, которое обеспечивает более плавную и эффективную работу с большим объемом данных.</w:t>
      </w:r>
    </w:p>
    <w:p w14:paraId="4A32586C" w14:textId="77777777" w:rsidR="000572D7" w:rsidRDefault="000572D7" w:rsidP="000572D7">
      <w:pPr>
        <w:pStyle w:val="Title"/>
      </w:pPr>
      <w:r w:rsidRPr="000572D7">
        <w:lastRenderedPageBreak/>
        <w:t>В результате внедрения пагинации в приложение удалось улучшить его производительность и обеспечить более комфортное пользовательское взаимодействие с заказами. Пагинация является одной из распространенных техник оптимизации работы с большими объемами данных и позволяет эффективно управлять и отображать данные на основе пользовательских запросов.</w:t>
      </w:r>
    </w:p>
    <w:p w14:paraId="780C65A9" w14:textId="34701069" w:rsidR="00FB629E" w:rsidRDefault="003D7C47" w:rsidP="00BA5A77">
      <w:pPr>
        <w:pStyle w:val="a0"/>
      </w:pPr>
      <w:r>
        <w:rPr>
          <w:noProof/>
        </w:rPr>
        <w:drawing>
          <wp:inline distT="0" distB="0" distL="0" distR="0" wp14:anchorId="15BD20C0" wp14:editId="5B7F3252">
            <wp:extent cx="6548120" cy="5213350"/>
            <wp:effectExtent l="0" t="0" r="5080" b="6350"/>
            <wp:docPr id="132267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76444" name="Picture 13226764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48120" cy="5213350"/>
                    </a:xfrm>
                    <a:prstGeom prst="rect">
                      <a:avLst/>
                    </a:prstGeom>
                  </pic:spPr>
                </pic:pic>
              </a:graphicData>
            </a:graphic>
          </wp:inline>
        </w:drawing>
      </w:r>
    </w:p>
    <w:p w14:paraId="61C88ABA" w14:textId="4ACA4459" w:rsidR="00322917" w:rsidRPr="00322917" w:rsidRDefault="00322917" w:rsidP="00BA5A77">
      <w:pPr>
        <w:pStyle w:val="a0"/>
        <w:rPr>
          <w:rFonts w:cs="Times New Roman"/>
          <w:b/>
          <w:bCs/>
          <w:color w:val="0D0D0D" w:themeColor="text1" w:themeTint="F2"/>
          <w:szCs w:val="28"/>
        </w:rPr>
      </w:pPr>
      <w:r>
        <w:t>Рисунок 5.3 – Пагинатор страницы заказов</w:t>
      </w:r>
    </w:p>
    <w:p w14:paraId="3810A733" w14:textId="77777777" w:rsidR="00135A9C" w:rsidRDefault="00135A9C" w:rsidP="00135A9C">
      <w:pPr>
        <w:pStyle w:val="Title"/>
      </w:pPr>
      <w:bookmarkStart w:id="25" w:name="_Toc134993506"/>
      <w:r w:rsidRPr="00135A9C">
        <w:t>А также приложение теперь имеет возможность выводить заказы в отсортированном по дате создания виде. Это улучшение достигнуто за счет использования построенного индекса, описанного в разделе 5.1. Таким образом, производительность работы приложения была ускорена благодаря оптимизации запросов и использованию индекса на столбце "CreatedAt".</w:t>
      </w:r>
    </w:p>
    <w:p w14:paraId="19FF2797" w14:textId="77777777" w:rsidR="00135A9C" w:rsidRDefault="00135A9C">
      <w:pPr>
        <w:spacing w:after="0"/>
        <w:rPr>
          <w:rFonts w:ascii="Times New Roman" w:eastAsiaTheme="majorEastAsia" w:hAnsi="Times New Roman" w:cstheme="majorBidi"/>
          <w:spacing w:val="-10"/>
          <w:kern w:val="28"/>
          <w:sz w:val="28"/>
          <w:szCs w:val="56"/>
          <w:lang w:val="en-BY"/>
        </w:rPr>
      </w:pPr>
      <w:r w:rsidRPr="000A0B1E">
        <w:rPr>
          <w:lang w:val="ru-RU"/>
        </w:rPr>
        <w:br w:type="page"/>
      </w:r>
    </w:p>
    <w:p w14:paraId="66AB58C8" w14:textId="2E980B88" w:rsidR="00F04370" w:rsidRPr="00135A9C" w:rsidRDefault="00F04370" w:rsidP="00135A9C">
      <w:pPr>
        <w:pStyle w:val="Heading1"/>
      </w:pPr>
      <w:bookmarkStart w:id="26" w:name="_Toc135302853"/>
      <w:r w:rsidRPr="006A3016">
        <w:lastRenderedPageBreak/>
        <w:t>Описание технологии и ее применения в базе данных</w:t>
      </w:r>
      <w:bookmarkEnd w:id="25"/>
      <w:r w:rsidR="00135A9C">
        <w:t>.</w:t>
      </w:r>
      <w:bookmarkEnd w:id="26"/>
    </w:p>
    <w:p w14:paraId="0FB145E8" w14:textId="086D0051" w:rsidR="00B81FB5" w:rsidRPr="00B81FB5" w:rsidRDefault="00FD1E3B" w:rsidP="00B81FB5">
      <w:pPr>
        <w:pStyle w:val="Heading2"/>
      </w:pPr>
      <w:bookmarkStart w:id="27" w:name="_Toc135302854"/>
      <w:r w:rsidRPr="00FD1E3B">
        <w:t>Использование pgAdmin 4 в качестве инструмента мониторинга СУБД</w:t>
      </w:r>
      <w:bookmarkEnd w:id="27"/>
    </w:p>
    <w:p w14:paraId="1ED37CFF" w14:textId="127BF704" w:rsidR="00B81FB5" w:rsidRPr="00B81FB5" w:rsidRDefault="00B81FB5" w:rsidP="00C64B2C">
      <w:pPr>
        <w:pStyle w:val="Title"/>
      </w:pPr>
      <w:r w:rsidRPr="00B81FB5">
        <w:t>PgAdmin 4 представляет собой мощный интерфейс для управления и мониторинга баз данных PostgreSQL. Он предоставляет широкий спектр функциональных возможностей, позволяющих администраторам и разработчикам контролировать и анализировать работу базы данных. Одной из основных функций pgAdmin 4 является мониторинг активности базы данных, который обеспечивает ценную информацию о производительности, нагрузке и состоянии системы</w:t>
      </w:r>
      <w:r w:rsidR="00C64B2C">
        <w:t xml:space="preserve"> продемонстрированный на рисунке 6.1</w:t>
      </w:r>
      <w:r w:rsidRPr="00B81FB5">
        <w:t>.</w:t>
      </w:r>
    </w:p>
    <w:p w14:paraId="326F0074" w14:textId="051519A8" w:rsidR="00B81FB5" w:rsidRPr="00B81FB5" w:rsidRDefault="00C64B2C" w:rsidP="00BA5A77">
      <w:pPr>
        <w:pStyle w:val="a0"/>
      </w:pPr>
      <w:r w:rsidRPr="00E714E4">
        <w:rPr>
          <w:noProof/>
        </w:rPr>
        <w:drawing>
          <wp:inline distT="0" distB="0" distL="0" distR="0" wp14:anchorId="1585FB5B" wp14:editId="2694DECB">
            <wp:extent cx="6548120" cy="3676015"/>
            <wp:effectExtent l="0" t="0" r="5080" b="0"/>
            <wp:docPr id="155889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94866" name=""/>
                    <pic:cNvPicPr/>
                  </pic:nvPicPr>
                  <pic:blipFill>
                    <a:blip r:embed="rId29"/>
                    <a:stretch>
                      <a:fillRect/>
                    </a:stretch>
                  </pic:blipFill>
                  <pic:spPr>
                    <a:xfrm>
                      <a:off x="0" y="0"/>
                      <a:ext cx="6548120" cy="3676015"/>
                    </a:xfrm>
                    <a:prstGeom prst="rect">
                      <a:avLst/>
                    </a:prstGeom>
                  </pic:spPr>
                </pic:pic>
              </a:graphicData>
            </a:graphic>
          </wp:inline>
        </w:drawing>
      </w:r>
    </w:p>
    <w:p w14:paraId="6771365C" w14:textId="5FE69636" w:rsidR="00B81FB5" w:rsidRPr="00B81FB5" w:rsidRDefault="00C64B2C" w:rsidP="00BA5A77">
      <w:pPr>
        <w:pStyle w:val="a0"/>
      </w:pPr>
      <w:r>
        <w:t>Рисунок 6.1 – Дашборд активности сервера базы данных</w:t>
      </w:r>
    </w:p>
    <w:p w14:paraId="7D3F478D" w14:textId="7D68D14F" w:rsidR="00B81FB5" w:rsidRPr="00B81FB5" w:rsidRDefault="00C64B2C" w:rsidP="00C64B2C">
      <w:pPr>
        <w:pStyle w:val="Title"/>
      </w:pPr>
      <w:r>
        <w:t>Такая информация будет очень полезна администратору онлайн-маркетплейса, так как он сможет контролировать поведение базы данных и следить за ее работой в пиковые моменты нагрузки.</w:t>
      </w:r>
    </w:p>
    <w:p w14:paraId="0EC50073" w14:textId="5938BE6B" w:rsidR="00B81FB5" w:rsidRPr="00B81FB5" w:rsidRDefault="00C64B2C" w:rsidP="00AE34D6">
      <w:pPr>
        <w:pStyle w:val="Title"/>
        <w:rPr>
          <w:lang w:val="ru-RU"/>
        </w:rPr>
      </w:pPr>
      <w:r>
        <w:rPr>
          <w:lang w:val="ru-RU"/>
        </w:rPr>
        <w:t xml:space="preserve">Далее мы рассмотрим </w:t>
      </w:r>
      <w:r w:rsidR="00AE34D6">
        <w:rPr>
          <w:lang w:val="ru-RU"/>
        </w:rPr>
        <w:t>секции</w:t>
      </w:r>
      <w:r w:rsidR="00B81FB5" w:rsidRPr="00B81FB5">
        <w:t xml:space="preserve"> "Дашборд"</w:t>
      </w:r>
      <w:r w:rsidR="00AE34D6">
        <w:rPr>
          <w:lang w:val="ru-RU"/>
        </w:rPr>
        <w:t>.</w:t>
      </w:r>
    </w:p>
    <w:p w14:paraId="36AEEAC2" w14:textId="51EAB18D" w:rsidR="00B81FB5" w:rsidRPr="00AE34D6" w:rsidRDefault="00B81FB5" w:rsidP="00AE34D6">
      <w:pPr>
        <w:pStyle w:val="Heading2"/>
        <w:rPr>
          <w:lang w:val="en-US"/>
        </w:rPr>
      </w:pPr>
      <w:bookmarkStart w:id="28" w:name="_Toc135302855"/>
      <w:r w:rsidRPr="00AE34D6">
        <w:t>Транзакции</w:t>
      </w:r>
      <w:r w:rsidRPr="00AE34D6">
        <w:rPr>
          <w:lang w:val="en-US"/>
        </w:rPr>
        <w:t xml:space="preserve"> </w:t>
      </w:r>
      <w:r w:rsidRPr="00AE34D6">
        <w:t>в</w:t>
      </w:r>
      <w:r w:rsidRPr="00AE34D6">
        <w:rPr>
          <w:lang w:val="en-US"/>
        </w:rPr>
        <w:t xml:space="preserve"> </w:t>
      </w:r>
      <w:r w:rsidRPr="00AE34D6">
        <w:t>секунду</w:t>
      </w:r>
      <w:r w:rsidRPr="00AE34D6">
        <w:rPr>
          <w:lang w:val="en-US"/>
        </w:rPr>
        <w:t xml:space="preserve"> (Transactions per Second)</w:t>
      </w:r>
      <w:bookmarkEnd w:id="28"/>
    </w:p>
    <w:p w14:paraId="6F70EA0B" w14:textId="77777777" w:rsidR="00B81FB5" w:rsidRDefault="00B81FB5" w:rsidP="00AE34D6">
      <w:pPr>
        <w:pStyle w:val="Title"/>
      </w:pPr>
      <w:r w:rsidRPr="00B81FB5">
        <w:rPr>
          <w:lang w:val="en-US"/>
        </w:rPr>
        <w:t xml:space="preserve">   </w:t>
      </w:r>
      <w:r w:rsidRPr="00B81FB5">
        <w:t xml:space="preserve">Секция "Транзакции в секунду" отображает количество транзакций, выполняемых в базе данных в течение определенного периода времени. Это позволяет отслеживать активность базы данных и оценивать нагрузку на систему. Высокие значения этой метрики </w:t>
      </w:r>
      <w:r w:rsidRPr="00B81FB5">
        <w:lastRenderedPageBreak/>
        <w:t>могут указывать на интенсивную работу с базой данных или на увеличенный трафик пользователей.</w:t>
      </w:r>
    </w:p>
    <w:p w14:paraId="709E7B37" w14:textId="24F6F5ED" w:rsidR="00A7670C" w:rsidRDefault="00A7670C" w:rsidP="00A7670C">
      <w:pPr>
        <w:pStyle w:val="Title"/>
      </w:pPr>
      <w:r>
        <w:t>На рисунке 6.2 виден график секции во время активного пользования маркетплейсом.</w:t>
      </w:r>
    </w:p>
    <w:p w14:paraId="2339A45C" w14:textId="75632A98" w:rsidR="00A7670C" w:rsidRPr="00A7670C" w:rsidRDefault="00A7670C" w:rsidP="00BA5A77">
      <w:pPr>
        <w:pStyle w:val="a0"/>
        <w:rPr>
          <w:lang w:val="en-BY"/>
        </w:rPr>
      </w:pPr>
      <w:r>
        <w:rPr>
          <w:noProof/>
        </w:rPr>
        <w:drawing>
          <wp:inline distT="0" distB="0" distL="0" distR="0" wp14:anchorId="78660CDD" wp14:editId="49E60769">
            <wp:extent cx="2449693" cy="854710"/>
            <wp:effectExtent l="0" t="0" r="1905" b="0"/>
            <wp:docPr id="828555803" name="Picture 82855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1397" name="Picture 108221397"/>
                    <pic:cNvPicPr/>
                  </pic:nvPicPr>
                  <pic:blipFill rotWithShape="1">
                    <a:blip r:embed="rId30" cstate="print">
                      <a:extLst>
                        <a:ext uri="{28A0092B-C50C-407E-A947-70E740481C1C}">
                          <a14:useLocalDpi xmlns:a14="http://schemas.microsoft.com/office/drawing/2010/main" val="0"/>
                        </a:ext>
                      </a:extLst>
                    </a:blip>
                    <a:srcRect l="62552" t="3096" r="-8" b="75994"/>
                    <a:stretch/>
                  </pic:blipFill>
                  <pic:spPr bwMode="auto">
                    <a:xfrm>
                      <a:off x="0" y="0"/>
                      <a:ext cx="2452657" cy="855744"/>
                    </a:xfrm>
                    <a:prstGeom prst="rect">
                      <a:avLst/>
                    </a:prstGeom>
                    <a:ln>
                      <a:noFill/>
                    </a:ln>
                    <a:extLst>
                      <a:ext uri="{53640926-AAD7-44D8-BBD7-CCE9431645EC}">
                        <a14:shadowObscured xmlns:a14="http://schemas.microsoft.com/office/drawing/2010/main"/>
                      </a:ext>
                    </a:extLst>
                  </pic:spPr>
                </pic:pic>
              </a:graphicData>
            </a:graphic>
          </wp:inline>
        </w:drawing>
      </w:r>
    </w:p>
    <w:p w14:paraId="1AE3FBA2" w14:textId="671DADB0" w:rsidR="00A7670C" w:rsidRPr="00A7670C" w:rsidRDefault="00A7670C" w:rsidP="00BA5A77">
      <w:pPr>
        <w:pStyle w:val="a0"/>
      </w:pPr>
      <w:r>
        <w:t>Рисунок 6.2 – Транзакции в секунду</w:t>
      </w:r>
    </w:p>
    <w:p w14:paraId="59CF9278" w14:textId="77777777" w:rsidR="00B81FB5" w:rsidRPr="00B81FB5" w:rsidRDefault="00B81FB5" w:rsidP="00B81FB5">
      <w:pPr>
        <w:rPr>
          <w:lang w:val="ru-RU"/>
        </w:rPr>
      </w:pPr>
    </w:p>
    <w:p w14:paraId="0B32E3C8" w14:textId="4D2BFBB0" w:rsidR="00B81FB5" w:rsidRPr="00B81FB5" w:rsidRDefault="00A7670C" w:rsidP="00A7670C">
      <w:pPr>
        <w:pStyle w:val="Heading2"/>
      </w:pPr>
      <w:bookmarkStart w:id="29" w:name="_Toc135302856"/>
      <w:r>
        <w:t>Б</w:t>
      </w:r>
      <w:r w:rsidR="00B81FB5" w:rsidRPr="00B81FB5">
        <w:t xml:space="preserve">локи записаны (Blocks </w:t>
      </w:r>
      <w:r>
        <w:t>I</w:t>
      </w:r>
      <w:r w:rsidRPr="00A7670C">
        <w:t>/</w:t>
      </w:r>
      <w:r>
        <w:t>О</w:t>
      </w:r>
      <w:r w:rsidR="00B81FB5" w:rsidRPr="00B81FB5">
        <w:t>)</w:t>
      </w:r>
      <w:bookmarkEnd w:id="29"/>
    </w:p>
    <w:p w14:paraId="0A7FEBB0" w14:textId="3454A7B7" w:rsidR="00B81FB5" w:rsidRPr="00B81FB5" w:rsidRDefault="00B81FB5" w:rsidP="00A7670C">
      <w:pPr>
        <w:pStyle w:val="Title"/>
      </w:pPr>
      <w:r w:rsidRPr="00B81FB5">
        <w:t xml:space="preserve">   Секция "Блоки записаны" отображает количество блоков данных, которые были записаны на диск в базе данных. Это позволяет оценить объем данных, которые были изменены или добавлены в базу данных. Высокие значения этой метрики могут указывать на интенсивное обновление данных или на запись больших объемов информации.</w:t>
      </w:r>
    </w:p>
    <w:p w14:paraId="68817C87" w14:textId="48E92C48" w:rsidR="00B81FB5" w:rsidRPr="00A7670C" w:rsidRDefault="00B81FB5" w:rsidP="00A7670C">
      <w:pPr>
        <w:pStyle w:val="Heading2"/>
      </w:pPr>
      <w:bookmarkStart w:id="30" w:name="_Toc135302857"/>
      <w:r w:rsidRPr="00A7670C">
        <w:t>Активность базы данных (Database Activity)</w:t>
      </w:r>
      <w:bookmarkEnd w:id="30"/>
    </w:p>
    <w:p w14:paraId="4A932CB8" w14:textId="754EDF12" w:rsidR="00B81FB5" w:rsidRDefault="00B81FB5" w:rsidP="00801B22">
      <w:pPr>
        <w:pStyle w:val="Title"/>
      </w:pPr>
      <w:r w:rsidRPr="00B81FB5">
        <w:t xml:space="preserve">   Секция "Активность базы данных" предоставляет информацию о текущей активности в базе данных. Она может включать количество активных сеансов, количество вставленных, удаленных и обновленных кортежей (строк) данных. Эти метрики помогают понять, какие операции выполняются в базе данных и насколько интенсивна их активность.</w:t>
      </w:r>
      <w:r w:rsidR="00801B22">
        <w:t xml:space="preserve"> </w:t>
      </w:r>
    </w:p>
    <w:p w14:paraId="7763B399" w14:textId="5F11DD65" w:rsidR="00801B22" w:rsidRPr="00801B22" w:rsidRDefault="00801B22" w:rsidP="00801B22">
      <w:pPr>
        <w:pStyle w:val="Title"/>
      </w:pPr>
      <w:r>
        <w:t xml:space="preserve">В нашем случае, на рисунке 6.3 видно, наши подключения из pgAdmin </w:t>
      </w:r>
      <w:r w:rsidRPr="00801B22">
        <w:t xml:space="preserve">4 в </w:t>
      </w:r>
      <w:r>
        <w:t>трех панелях Query</w:t>
      </w:r>
      <w:r w:rsidRPr="00801B22">
        <w:t xml:space="preserve"> </w:t>
      </w:r>
      <w:r>
        <w:t>Tool</w:t>
      </w:r>
      <w:r w:rsidRPr="00801B22">
        <w:t xml:space="preserve"> </w:t>
      </w:r>
      <w:r>
        <w:t>и подключение нашего приложения.</w:t>
      </w:r>
    </w:p>
    <w:p w14:paraId="0B277B58" w14:textId="732C9329" w:rsidR="00B81FB5" w:rsidRDefault="00801B22" w:rsidP="00BA5A77">
      <w:pPr>
        <w:pStyle w:val="a0"/>
      </w:pPr>
      <w:r w:rsidRPr="00801B22">
        <w:rPr>
          <w:noProof/>
        </w:rPr>
        <w:drawing>
          <wp:inline distT="0" distB="0" distL="0" distR="0" wp14:anchorId="101679BE" wp14:editId="433E7C37">
            <wp:extent cx="6548120" cy="1352624"/>
            <wp:effectExtent l="0" t="0" r="5080" b="6350"/>
            <wp:docPr id="17980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9512" name=""/>
                    <pic:cNvPicPr/>
                  </pic:nvPicPr>
                  <pic:blipFill>
                    <a:blip r:embed="rId31"/>
                    <a:stretch>
                      <a:fillRect/>
                    </a:stretch>
                  </pic:blipFill>
                  <pic:spPr>
                    <a:xfrm>
                      <a:off x="0" y="0"/>
                      <a:ext cx="6568487" cy="1356831"/>
                    </a:xfrm>
                    <a:prstGeom prst="rect">
                      <a:avLst/>
                    </a:prstGeom>
                  </pic:spPr>
                </pic:pic>
              </a:graphicData>
            </a:graphic>
          </wp:inline>
        </w:drawing>
      </w:r>
    </w:p>
    <w:p w14:paraId="4EA7DE48" w14:textId="7BCECAC0" w:rsidR="00801B22" w:rsidRPr="00801B22" w:rsidRDefault="00801B22" w:rsidP="00BA5A77">
      <w:pPr>
        <w:pStyle w:val="a0"/>
      </w:pPr>
      <w:r w:rsidRPr="00801B22">
        <w:t>Рисунок 6.3 – Подключения к базе данных</w:t>
      </w:r>
    </w:p>
    <w:p w14:paraId="04B3930C" w14:textId="2C5A2721" w:rsidR="00B81FB5" w:rsidRPr="00B81FB5" w:rsidRDefault="00B81FB5" w:rsidP="00801B22">
      <w:pPr>
        <w:pStyle w:val="Heading2"/>
      </w:pPr>
      <w:bookmarkStart w:id="31" w:name="_Toc135302858"/>
      <w:r w:rsidRPr="00B81FB5">
        <w:t>Кортежи входящие/исходящие (Tuples In/Out)</w:t>
      </w:r>
      <w:bookmarkEnd w:id="31"/>
    </w:p>
    <w:p w14:paraId="5E70A986" w14:textId="45EFDB58" w:rsidR="00B81FB5" w:rsidRPr="00B81FB5" w:rsidRDefault="00B81FB5" w:rsidP="00EB47A3">
      <w:pPr>
        <w:pStyle w:val="Title"/>
      </w:pPr>
      <w:r w:rsidRPr="00B81FB5">
        <w:t xml:space="preserve">   Секция "Кортежи входящие/исходящие" отображает количество кортежей (строк) данных, переданных в базу данных и отправленных из базы данных </w:t>
      </w:r>
      <w:r w:rsidR="00E22BA7">
        <w:t xml:space="preserve">. </w:t>
      </w:r>
      <w:r w:rsidRPr="00B81FB5">
        <w:t xml:space="preserve">Эта информация </w:t>
      </w:r>
      <w:r w:rsidRPr="00B81FB5">
        <w:lastRenderedPageBreak/>
        <w:t>помогает оценить объем данных, с которыми работает база данных. Высокие значения этих метрик могут указывать на интенсивный обмен данными или на активную коммуникацию с внешними системами</w:t>
      </w:r>
      <w:r w:rsidR="00E22BA7">
        <w:t>. На рисунке</w:t>
      </w:r>
      <w:r w:rsidR="00EB47A3">
        <w:t xml:space="preserve"> 6.4</w:t>
      </w:r>
      <w:r w:rsidR="00E22BA7">
        <w:t xml:space="preserve"> видно</w:t>
      </w:r>
      <w:r w:rsidR="00EB47A3">
        <w:t>, что примерно раз в 50 секунд база данных возвращает 1500</w:t>
      </w:r>
      <w:r w:rsidR="005914AF">
        <w:rPr>
          <w:lang w:val="ru-RU"/>
        </w:rPr>
        <w:t>, при обычном использование маркетплейса</w:t>
      </w:r>
      <w:r w:rsidR="00EB47A3">
        <w:t>.</w:t>
      </w:r>
    </w:p>
    <w:p w14:paraId="23245698" w14:textId="5EE30174" w:rsidR="00B81FB5" w:rsidRDefault="00EB47A3" w:rsidP="00BA5A77">
      <w:pPr>
        <w:pStyle w:val="a0"/>
      </w:pPr>
      <w:r w:rsidRPr="00EB47A3">
        <w:rPr>
          <w:noProof/>
        </w:rPr>
        <w:drawing>
          <wp:inline distT="0" distB="0" distL="0" distR="0" wp14:anchorId="45BBB381" wp14:editId="3FF40532">
            <wp:extent cx="4711148" cy="2248246"/>
            <wp:effectExtent l="0" t="0" r="635" b="0"/>
            <wp:docPr id="39616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66835" name=""/>
                    <pic:cNvPicPr/>
                  </pic:nvPicPr>
                  <pic:blipFill>
                    <a:blip r:embed="rId32"/>
                    <a:stretch>
                      <a:fillRect/>
                    </a:stretch>
                  </pic:blipFill>
                  <pic:spPr>
                    <a:xfrm>
                      <a:off x="0" y="0"/>
                      <a:ext cx="4743130" cy="2263508"/>
                    </a:xfrm>
                    <a:prstGeom prst="rect">
                      <a:avLst/>
                    </a:prstGeom>
                  </pic:spPr>
                </pic:pic>
              </a:graphicData>
            </a:graphic>
          </wp:inline>
        </w:drawing>
      </w:r>
    </w:p>
    <w:p w14:paraId="6C37F8C9" w14:textId="597F8943" w:rsidR="00EB47A3" w:rsidRDefault="00EB47A3" w:rsidP="00BA5A77">
      <w:pPr>
        <w:pStyle w:val="a0"/>
      </w:pPr>
      <w:r>
        <w:t xml:space="preserve">Рисунок 6.4 – Секция </w:t>
      </w:r>
      <w:r w:rsidR="005914AF">
        <w:t>исходящие кортежи</w:t>
      </w:r>
    </w:p>
    <w:p w14:paraId="65F52E87" w14:textId="40B934F3" w:rsidR="009C71C5" w:rsidRDefault="00202FFB" w:rsidP="009C71C5">
      <w:pPr>
        <w:pStyle w:val="Title"/>
      </w:pPr>
      <w:r w:rsidRPr="0093697B">
        <w:t>Обычно, если количество "fetched" (полученных) и "returned" (возвращенных) кортежей одинаково, это означает, что все полученные данные были успешно возвращены и доступны для использования. Однако, в некоторых случаях, может возникнуть расхождение, например, если данные были отфильтрованы или ограничены при выполнении запроса, что может привести к различию между "fetched" и "returned" кортежами. У нас как раз такой случай</w:t>
      </w:r>
      <w:r w:rsidR="0093697B" w:rsidRPr="0093697B">
        <w:t>.</w:t>
      </w:r>
    </w:p>
    <w:p w14:paraId="26415400" w14:textId="77777777" w:rsidR="009C71C5" w:rsidRPr="00F81D5A" w:rsidRDefault="009C71C5" w:rsidP="009C71C5">
      <w:pPr>
        <w:rPr>
          <w:lang w:val="ru-RU"/>
        </w:rPr>
      </w:pPr>
    </w:p>
    <w:p w14:paraId="77A328D4" w14:textId="6B8EA3E2" w:rsidR="00962CF6" w:rsidRPr="00962CF6" w:rsidRDefault="00C14372" w:rsidP="00962CF6">
      <w:pPr>
        <w:pStyle w:val="Heading2"/>
      </w:pPr>
      <w:bookmarkStart w:id="32" w:name="_Toc135302859"/>
      <w:r>
        <w:t>Вывод</w:t>
      </w:r>
      <w:bookmarkEnd w:id="32"/>
    </w:p>
    <w:p w14:paraId="5A3F07B7" w14:textId="3A61A078" w:rsidR="00962CF6" w:rsidRPr="00962CF6" w:rsidRDefault="00962CF6" w:rsidP="00962CF6">
      <w:pPr>
        <w:pStyle w:val="Title"/>
      </w:pPr>
      <w:r w:rsidRPr="00962CF6">
        <w:t>PgAdmin 4 является мощным инструментом мониторинга для баз данных PostgreSQL. Он предоставляет администраторам баз данных полную информацию о работе системы, позволяя им отслеживать активность базы данных, производительность и нагрузку. Секция "Транзакции в секунду" позволяет администраторам увидеть количество выполняемых транзакций в единицу времени, что является важным показателем производительности базы данных. Благодаря информации, предоставляемой в секции "Блоки записаны", администраторы могут оценить нагрузку на дисковую систему и оптимизировать ее работу.</w:t>
      </w:r>
    </w:p>
    <w:p w14:paraId="10C8BCD3" w14:textId="55D07D3E" w:rsidR="00962CF6" w:rsidRPr="00962CF6" w:rsidRDefault="00962CF6" w:rsidP="00962CF6">
      <w:pPr>
        <w:pStyle w:val="Title"/>
      </w:pPr>
      <w:r w:rsidRPr="00962CF6">
        <w:t>Другие важные секции включают "Активность базы данных" и "Кортежи входящие/исходящие". В секции "Активность базы данных" администраторы могут видеть текущие запросы, выполняемые на базе данных, и мониторить их выполнение. Это позволяет обнаруживать проблемные запросы или потенциальные узкие места в производительности. Секция "Кортежи входящие/исходящие" предоставляет информацию о количестве данных, передаваемых между клиентом и сервером. Это помогает администраторам оценить объем трафика и обнаружить возможные проблемы с сетевой производительностью.</w:t>
      </w:r>
    </w:p>
    <w:p w14:paraId="4888763F" w14:textId="7E02EBB0" w:rsidR="00FB629E" w:rsidRPr="00FB629E" w:rsidRDefault="00962CF6" w:rsidP="00962CF6">
      <w:pPr>
        <w:pStyle w:val="Title"/>
      </w:pPr>
      <w:r w:rsidRPr="00962CF6">
        <w:lastRenderedPageBreak/>
        <w:t>В целом, pgAdmin 4 является важным инструментом для мониторинга и оптимизации баз данных PostgreSQL. Он обеспечивает администраторам ценную информацию, позволяющую повысить производительность системы, выявить и устранить проблемы, связанные с нагрузкой и эффективностью обработки данных, и обеспечить стабильную и эффективную работу базы данных.</w:t>
      </w:r>
    </w:p>
    <w:p w14:paraId="63704368" w14:textId="62365884" w:rsidR="00F04370" w:rsidRDefault="00F04370" w:rsidP="00DA7F7A">
      <w:pPr>
        <w:pStyle w:val="Heading1"/>
      </w:pPr>
      <w:r>
        <w:br w:type="page"/>
      </w:r>
      <w:bookmarkStart w:id="33" w:name="_Toc134993509"/>
      <w:bookmarkStart w:id="34" w:name="_Toc135302860"/>
      <w:r w:rsidRPr="006A3016">
        <w:lastRenderedPageBreak/>
        <w:t>Краткое описание приложения для демонстрации</w:t>
      </w:r>
      <w:bookmarkEnd w:id="33"/>
      <w:bookmarkEnd w:id="34"/>
    </w:p>
    <w:p w14:paraId="64D6D06F" w14:textId="29A76003" w:rsidR="00F04370" w:rsidRDefault="00F04370" w:rsidP="00DA7F7A">
      <w:pPr>
        <w:pStyle w:val="Heading2"/>
      </w:pPr>
      <w:bookmarkStart w:id="35" w:name="_Hlk134962207"/>
      <w:bookmarkStart w:id="36" w:name="_Toc134993510"/>
      <w:bookmarkStart w:id="37" w:name="_Toc135302861"/>
      <w:r>
        <w:t xml:space="preserve">Пример работы приложения от лица </w:t>
      </w:r>
      <w:bookmarkEnd w:id="35"/>
      <w:bookmarkEnd w:id="36"/>
      <w:r w:rsidR="008E4931">
        <w:t>Администратора</w:t>
      </w:r>
      <w:bookmarkEnd w:id="37"/>
    </w:p>
    <w:p w14:paraId="1AC4FD22" w14:textId="0AC07377" w:rsidR="002E6446" w:rsidRDefault="00257165" w:rsidP="00BA5A77">
      <w:pPr>
        <w:pStyle w:val="a0"/>
      </w:pPr>
      <w:r w:rsidRPr="002E6446">
        <w:rPr>
          <w:rStyle w:val="TitleChar"/>
        </w:rPr>
        <w:t>Администратор имеет возможность просматривать, редактировать, удалять и добавлять товары на онл</w:t>
      </w:r>
      <w:r w:rsidR="002E6446">
        <w:rPr>
          <w:rStyle w:val="TitleChar"/>
        </w:rPr>
        <w:t>а</w:t>
      </w:r>
      <w:r w:rsidRPr="002E6446">
        <w:rPr>
          <w:rStyle w:val="TitleChar"/>
        </w:rPr>
        <w:t>йн-маркетплейс, что видно на рисунке 7.1</w:t>
      </w:r>
      <w:r>
        <w:t>.</w:t>
      </w:r>
    </w:p>
    <w:p w14:paraId="670C2E94" w14:textId="1D09C486" w:rsidR="00257165" w:rsidRDefault="00257165" w:rsidP="00BA5A77">
      <w:pPr>
        <w:pStyle w:val="a0"/>
      </w:pPr>
      <w:r w:rsidRPr="002E6446">
        <w:rPr>
          <w:noProof/>
        </w:rPr>
        <w:drawing>
          <wp:inline distT="0" distB="0" distL="0" distR="0" wp14:anchorId="38ED005C" wp14:editId="6F87AB9E">
            <wp:extent cx="4143983" cy="2538921"/>
            <wp:effectExtent l="0" t="0" r="6350" b="1270"/>
            <wp:docPr id="129583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36657" name=""/>
                    <pic:cNvPicPr/>
                  </pic:nvPicPr>
                  <pic:blipFill rotWithShape="1">
                    <a:blip r:embed="rId33"/>
                    <a:srcRect t="2934" b="2917"/>
                    <a:stretch/>
                  </pic:blipFill>
                  <pic:spPr bwMode="auto">
                    <a:xfrm>
                      <a:off x="0" y="0"/>
                      <a:ext cx="4143983" cy="2538921"/>
                    </a:xfrm>
                    <a:prstGeom prst="rect">
                      <a:avLst/>
                    </a:prstGeom>
                    <a:ln>
                      <a:noFill/>
                    </a:ln>
                    <a:extLst>
                      <a:ext uri="{53640926-AAD7-44D8-BBD7-CCE9431645EC}">
                        <a14:shadowObscured xmlns:a14="http://schemas.microsoft.com/office/drawing/2010/main"/>
                      </a:ext>
                    </a:extLst>
                  </pic:spPr>
                </pic:pic>
              </a:graphicData>
            </a:graphic>
          </wp:inline>
        </w:drawing>
      </w:r>
    </w:p>
    <w:p w14:paraId="4DC05590" w14:textId="3472001C" w:rsidR="002E6446" w:rsidRDefault="00257165" w:rsidP="00BA5A77">
      <w:pPr>
        <w:pStyle w:val="a0"/>
      </w:pPr>
      <w:r>
        <w:t xml:space="preserve">Рисунок 7.1 – </w:t>
      </w:r>
      <w:r w:rsidRPr="002E6446">
        <w:t>Просмотр</w:t>
      </w:r>
      <w:r>
        <w:t xml:space="preserve"> товаров Администратором</w:t>
      </w:r>
    </w:p>
    <w:p w14:paraId="7BF79FEF" w14:textId="7B448567" w:rsidR="00257165" w:rsidRDefault="00257165" w:rsidP="00BA5A77">
      <w:pPr>
        <w:pStyle w:val="a0"/>
      </w:pPr>
      <w:r>
        <w:t xml:space="preserve">На рисунке 7.2 </w:t>
      </w:r>
      <w:r w:rsidR="00501C55">
        <w:t xml:space="preserve">показан процесс добавления нового товара, после нажатия кнопки </w:t>
      </w:r>
      <w:r w:rsidR="00501C55" w:rsidRPr="00962CF6">
        <w:t>"</w:t>
      </w:r>
      <w:r w:rsidR="00501C55">
        <w:rPr>
          <w:lang w:val="en-US"/>
        </w:rPr>
        <w:t>Create</w:t>
      </w:r>
      <w:r w:rsidR="00501C55" w:rsidRPr="00501C55">
        <w:t xml:space="preserve"> </w:t>
      </w:r>
      <w:r w:rsidR="00501C55">
        <w:rPr>
          <w:lang w:val="en-US"/>
        </w:rPr>
        <w:t>Product</w:t>
      </w:r>
      <w:r w:rsidR="00501C55" w:rsidRPr="00962CF6">
        <w:t>"</w:t>
      </w:r>
      <w:r w:rsidR="00501C55">
        <w:t xml:space="preserve"> отображенную на рисунке 7.1.</w:t>
      </w:r>
    </w:p>
    <w:p w14:paraId="54C7EC9E" w14:textId="1673E186" w:rsidR="009D3D7A" w:rsidRDefault="009D3D7A" w:rsidP="00BA5A77">
      <w:pPr>
        <w:pStyle w:val="a0"/>
      </w:pPr>
      <w:r w:rsidRPr="009D3D7A">
        <w:rPr>
          <w:noProof/>
        </w:rPr>
        <w:drawing>
          <wp:inline distT="0" distB="0" distL="0" distR="0" wp14:anchorId="769F84A1" wp14:editId="4B5EE054">
            <wp:extent cx="2149813" cy="2677814"/>
            <wp:effectExtent l="0" t="0" r="0" b="1905"/>
            <wp:docPr id="154591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15820" name=""/>
                    <pic:cNvPicPr/>
                  </pic:nvPicPr>
                  <pic:blipFill>
                    <a:blip r:embed="rId34"/>
                    <a:stretch>
                      <a:fillRect/>
                    </a:stretch>
                  </pic:blipFill>
                  <pic:spPr>
                    <a:xfrm>
                      <a:off x="0" y="0"/>
                      <a:ext cx="2209941" cy="2752710"/>
                    </a:xfrm>
                    <a:prstGeom prst="rect">
                      <a:avLst/>
                    </a:prstGeom>
                  </pic:spPr>
                </pic:pic>
              </a:graphicData>
            </a:graphic>
          </wp:inline>
        </w:drawing>
      </w:r>
    </w:p>
    <w:p w14:paraId="45247A33" w14:textId="44B9FA85" w:rsidR="00501C55" w:rsidRDefault="00501C55" w:rsidP="00BA5A77">
      <w:pPr>
        <w:pStyle w:val="a0"/>
      </w:pPr>
      <w:r>
        <w:t xml:space="preserve">Рисунок 7.2 – </w:t>
      </w:r>
      <w:r w:rsidRPr="009D3D7A">
        <w:t>Добавление</w:t>
      </w:r>
      <w:r>
        <w:t xml:space="preserve"> товара </w:t>
      </w:r>
    </w:p>
    <w:p w14:paraId="4669F0FB" w14:textId="35B33D54" w:rsidR="002E6446" w:rsidRDefault="002E6446" w:rsidP="0054048F">
      <w:pPr>
        <w:pStyle w:val="Title"/>
      </w:pPr>
      <w:r>
        <w:t xml:space="preserve">На рисунке </w:t>
      </w:r>
      <w:r w:rsidR="0054048F">
        <w:t>7.2 видны подсказки при заполнении.</w:t>
      </w:r>
    </w:p>
    <w:p w14:paraId="5D0F370A" w14:textId="259AF4E7" w:rsidR="009D3D7A" w:rsidRDefault="002E6446" w:rsidP="0054048F">
      <w:pPr>
        <w:pStyle w:val="Title"/>
      </w:pPr>
      <w:r>
        <w:lastRenderedPageBreak/>
        <w:t>Так же администратор может просматривать аккаунты пользователей и назначать их сотрудниками – Рисунок 7.3.</w:t>
      </w:r>
    </w:p>
    <w:p w14:paraId="610FD409" w14:textId="1B1894ED" w:rsidR="002E6446" w:rsidRDefault="002E6446" w:rsidP="00BA5A77">
      <w:pPr>
        <w:pStyle w:val="a0"/>
      </w:pPr>
      <w:r w:rsidRPr="002E6446">
        <w:rPr>
          <w:noProof/>
        </w:rPr>
        <w:drawing>
          <wp:inline distT="0" distB="0" distL="0" distR="0" wp14:anchorId="19160CF6" wp14:editId="4E1C3AC2">
            <wp:extent cx="5345132" cy="2587558"/>
            <wp:effectExtent l="0" t="0" r="1905" b="3810"/>
            <wp:docPr id="213541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15016" name=""/>
                    <pic:cNvPicPr/>
                  </pic:nvPicPr>
                  <pic:blipFill>
                    <a:blip r:embed="rId35"/>
                    <a:stretch>
                      <a:fillRect/>
                    </a:stretch>
                  </pic:blipFill>
                  <pic:spPr>
                    <a:xfrm>
                      <a:off x="0" y="0"/>
                      <a:ext cx="5372195" cy="2600659"/>
                    </a:xfrm>
                    <a:prstGeom prst="rect">
                      <a:avLst/>
                    </a:prstGeom>
                  </pic:spPr>
                </pic:pic>
              </a:graphicData>
            </a:graphic>
          </wp:inline>
        </w:drawing>
      </w:r>
    </w:p>
    <w:p w14:paraId="7EB7A077" w14:textId="7938C6FE" w:rsidR="002E6446" w:rsidRPr="00501C55" w:rsidRDefault="002E6446" w:rsidP="00BA5A77">
      <w:pPr>
        <w:pStyle w:val="a0"/>
      </w:pPr>
      <w:r>
        <w:t>Рисунок 7.3 – Просмотр пользователей</w:t>
      </w:r>
    </w:p>
    <w:p w14:paraId="7CF2F3E2" w14:textId="5A1D04E6" w:rsidR="0054048F" w:rsidRDefault="0054048F" w:rsidP="0054048F">
      <w:pPr>
        <w:pStyle w:val="Heading2"/>
      </w:pPr>
      <w:bookmarkStart w:id="38" w:name="_Toc135302862"/>
      <w:r w:rsidRPr="0054048F">
        <w:t>Пример работы приложения от лица Клиента</w:t>
      </w:r>
      <w:bookmarkEnd w:id="38"/>
    </w:p>
    <w:p w14:paraId="668931E1" w14:textId="521924EF" w:rsidR="00241C2E" w:rsidRDefault="00241C2E" w:rsidP="00BA5A77">
      <w:pPr>
        <w:pStyle w:val="a0"/>
      </w:pPr>
      <w:r>
        <w:t>Любой клиент, даже не зарегистрированный может просматривать страницу с товарами, лучшими товарами за месяц, а также выбирать товары по категориям, этот функционал отображен на рисунке 7.4.</w:t>
      </w:r>
    </w:p>
    <w:p w14:paraId="666C0142" w14:textId="26820F14" w:rsidR="00241C2E" w:rsidRDefault="00241C2E" w:rsidP="00BA5A77">
      <w:pPr>
        <w:pStyle w:val="a0"/>
      </w:pPr>
      <w:r w:rsidRPr="00241C2E">
        <w:rPr>
          <w:noProof/>
        </w:rPr>
        <w:drawing>
          <wp:inline distT="0" distB="0" distL="0" distR="0" wp14:anchorId="4492DF8A" wp14:editId="4E94DFC3">
            <wp:extent cx="3472543" cy="2531029"/>
            <wp:effectExtent l="0" t="0" r="0" b="0"/>
            <wp:docPr id="145913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36668" name=""/>
                    <pic:cNvPicPr/>
                  </pic:nvPicPr>
                  <pic:blipFill rotWithShape="1">
                    <a:blip r:embed="rId36"/>
                    <a:srcRect t="2842" b="3687"/>
                    <a:stretch/>
                  </pic:blipFill>
                  <pic:spPr bwMode="auto">
                    <a:xfrm>
                      <a:off x="0" y="0"/>
                      <a:ext cx="3514454" cy="2561577"/>
                    </a:xfrm>
                    <a:prstGeom prst="rect">
                      <a:avLst/>
                    </a:prstGeom>
                    <a:ln>
                      <a:noFill/>
                    </a:ln>
                    <a:extLst>
                      <a:ext uri="{53640926-AAD7-44D8-BBD7-CCE9431645EC}">
                        <a14:shadowObscured xmlns:a14="http://schemas.microsoft.com/office/drawing/2010/main"/>
                      </a:ext>
                    </a:extLst>
                  </pic:spPr>
                </pic:pic>
              </a:graphicData>
            </a:graphic>
          </wp:inline>
        </w:drawing>
      </w:r>
    </w:p>
    <w:p w14:paraId="26D678BD" w14:textId="2A9A55D4" w:rsidR="00241C2E" w:rsidRPr="00241C2E" w:rsidRDefault="00241C2E" w:rsidP="00BA5A77">
      <w:pPr>
        <w:pStyle w:val="a0"/>
      </w:pPr>
      <w:r>
        <w:t>Рисунок 7.4 – Главная страница</w:t>
      </w:r>
    </w:p>
    <w:p w14:paraId="07CEF240" w14:textId="4E52414F" w:rsidR="00F04370" w:rsidRPr="00241C2E" w:rsidRDefault="00241C2E" w:rsidP="00241C2E">
      <w:pPr>
        <w:pStyle w:val="Title"/>
        <w:rPr>
          <w:lang w:val="ru-RU"/>
        </w:rPr>
      </w:pPr>
      <w:r>
        <w:t>Так же реализован поиск по каталогу.</w:t>
      </w:r>
    </w:p>
    <w:p w14:paraId="3891BEAF" w14:textId="384B66BF" w:rsidR="00F04370" w:rsidRDefault="00F04370">
      <w:pPr>
        <w:spacing w:after="0"/>
        <w:rPr>
          <w:rFonts w:ascii="Times New Roman" w:eastAsiaTheme="majorEastAsia" w:hAnsi="Times New Roman" w:cs="Times New Roman"/>
          <w:spacing w:val="-10"/>
          <w:kern w:val="28"/>
          <w:sz w:val="28"/>
          <w:szCs w:val="28"/>
          <w:lang w:val="en-BY"/>
        </w:rPr>
      </w:pPr>
    </w:p>
    <w:p w14:paraId="55658261" w14:textId="77777777" w:rsidR="00F04370" w:rsidRDefault="00F04370" w:rsidP="00DA7F7A">
      <w:pPr>
        <w:pStyle w:val="Heading1"/>
      </w:pPr>
      <w:bookmarkStart w:id="39" w:name="_Toc135302863"/>
      <w:r w:rsidRPr="006A3016">
        <w:lastRenderedPageBreak/>
        <w:t>Р</w:t>
      </w:r>
      <w:bookmarkStart w:id="40" w:name="_Toc134993511"/>
      <w:r w:rsidRPr="006A3016">
        <w:t>уководство пользователя</w:t>
      </w:r>
      <w:bookmarkEnd w:id="39"/>
      <w:bookmarkEnd w:id="40"/>
    </w:p>
    <w:p w14:paraId="32479F2D" w14:textId="77777777" w:rsidR="00F04370" w:rsidRDefault="00F04370" w:rsidP="00DA7F7A">
      <w:pPr>
        <w:pStyle w:val="Heading2"/>
      </w:pPr>
      <w:bookmarkStart w:id="41" w:name="_Toc134993512"/>
      <w:bookmarkStart w:id="42" w:name="_Toc135302864"/>
      <w:r>
        <w:rPr>
          <w:rFonts w:eastAsia="Times New Roman"/>
        </w:rPr>
        <w:t>Руководство использования приложения</w:t>
      </w:r>
      <w:bookmarkEnd w:id="41"/>
      <w:bookmarkEnd w:id="42"/>
    </w:p>
    <w:p w14:paraId="235D331E" w14:textId="13DC9B27" w:rsidR="00F04370" w:rsidRDefault="00980C95" w:rsidP="00E9762E">
      <w:pPr>
        <w:pStyle w:val="Title"/>
      </w:pPr>
      <w:r>
        <w:t xml:space="preserve">При первом входе на сайт отобразиться </w:t>
      </w:r>
      <w:r w:rsidR="00387353">
        <w:t>главная страница</w:t>
      </w:r>
      <w:r>
        <w:t>. Она приведена</w:t>
      </w:r>
      <w:r w:rsidR="00387353">
        <w:t xml:space="preserve"> была приведена в разделе 7.</w:t>
      </w:r>
    </w:p>
    <w:p w14:paraId="4CF22012" w14:textId="0BACC6C8" w:rsidR="00387353" w:rsidRDefault="00387353" w:rsidP="00E9762E">
      <w:pPr>
        <w:pStyle w:val="Title"/>
        <w:rPr>
          <w:lang w:val="ru-RU"/>
        </w:rPr>
      </w:pPr>
      <w:r>
        <w:rPr>
          <w:lang w:val="ru-RU"/>
        </w:rPr>
        <w:tab/>
        <w:t>Далее пользователь может зарегистрироваться на сайте, чтобы иметь возможность добавлять товары в корзину, оставлять заказы и отзывы</w:t>
      </w:r>
      <w:r w:rsidR="00E9762E">
        <w:rPr>
          <w:lang w:val="ru-RU"/>
        </w:rPr>
        <w:t xml:space="preserve"> – Рисунок 8.1</w:t>
      </w:r>
    </w:p>
    <w:p w14:paraId="436E2AD3" w14:textId="5682BCFB" w:rsidR="00E9762E" w:rsidRPr="00E9762E" w:rsidRDefault="00E9762E" w:rsidP="00BA5A77">
      <w:pPr>
        <w:pStyle w:val="a0"/>
      </w:pPr>
      <w:r w:rsidRPr="00E9762E">
        <w:rPr>
          <w:noProof/>
        </w:rPr>
        <w:drawing>
          <wp:inline distT="0" distB="0" distL="0" distR="0" wp14:anchorId="7098DD05" wp14:editId="4083E057">
            <wp:extent cx="3211286" cy="3855357"/>
            <wp:effectExtent l="0" t="0" r="1905" b="5715"/>
            <wp:docPr id="38685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54600" name=""/>
                    <pic:cNvPicPr/>
                  </pic:nvPicPr>
                  <pic:blipFill>
                    <a:blip r:embed="rId37"/>
                    <a:stretch>
                      <a:fillRect/>
                    </a:stretch>
                  </pic:blipFill>
                  <pic:spPr>
                    <a:xfrm>
                      <a:off x="0" y="0"/>
                      <a:ext cx="3239930" cy="3889746"/>
                    </a:xfrm>
                    <a:prstGeom prst="rect">
                      <a:avLst/>
                    </a:prstGeom>
                  </pic:spPr>
                </pic:pic>
              </a:graphicData>
            </a:graphic>
          </wp:inline>
        </w:drawing>
      </w:r>
    </w:p>
    <w:p w14:paraId="7789931E" w14:textId="53A7A9FD" w:rsidR="00980C95" w:rsidRDefault="00980C95" w:rsidP="00BA5A77">
      <w:pPr>
        <w:pStyle w:val="a0"/>
      </w:pPr>
      <w:r>
        <w:t>Рисунок 8.1</w:t>
      </w:r>
      <w:r w:rsidR="00387353">
        <w:t xml:space="preserve"> – Регистрация</w:t>
      </w:r>
      <w:r w:rsidR="00387353" w:rsidRPr="00387353">
        <w:t>/</w:t>
      </w:r>
      <w:r w:rsidR="00387353">
        <w:t>Вход</w:t>
      </w:r>
    </w:p>
    <w:p w14:paraId="6006D60E" w14:textId="77777777" w:rsidR="00C134B2" w:rsidRPr="00C134B2" w:rsidRDefault="00C134B2" w:rsidP="00C134B2">
      <w:pPr>
        <w:pStyle w:val="Title"/>
        <w:rPr>
          <w:lang w:val="ru-RU"/>
        </w:rPr>
      </w:pPr>
    </w:p>
    <w:p w14:paraId="4405B8D6" w14:textId="101637F9" w:rsidR="00C134B2" w:rsidRPr="00C134B2" w:rsidRDefault="00C134B2" w:rsidP="00C134B2">
      <w:pPr>
        <w:pStyle w:val="Title"/>
        <w:rPr>
          <w:lang w:val="ru-RU"/>
        </w:rPr>
      </w:pPr>
      <w:r w:rsidRPr="00C134B2">
        <w:rPr>
          <w:lang w:val="ru-RU"/>
        </w:rPr>
        <w:t>При регистрации в системе требуется ввод пароля, который должен соответствовать определенным критериям безопасности. Это важно для обеспечения защиты аккаунта и конфиденциальности пользовательских данных. Критерии безопасности могут включать требование использования достаточно длинного пароля, содержащего различные типы символов, такие как буквы верхнего и нижнего регистра, цифры и специальные символы. Такой подход повышает стойкость пароля к взлому и предотвращает его угадывание или подбор методами перебора.</w:t>
      </w:r>
    </w:p>
    <w:p w14:paraId="14FE5A4F" w14:textId="77777777" w:rsidR="00C134B2" w:rsidRDefault="00C134B2" w:rsidP="00C134B2">
      <w:pPr>
        <w:pStyle w:val="Title"/>
        <w:rPr>
          <w:lang w:val="ru-RU"/>
        </w:rPr>
      </w:pPr>
      <w:r w:rsidRPr="00C134B2">
        <w:rPr>
          <w:lang w:val="ru-RU"/>
        </w:rPr>
        <w:t xml:space="preserve">Кроме того, при регистрации пользователю обычно требуется повторно ввести пароль для подтверждения. Это служит для предотвращения ошибок при вводе пароля и подтверждает, что пользователь ввел пароль правильно. Соответствие пароля при подтверждении </w:t>
      </w:r>
      <w:r w:rsidRPr="00C134B2">
        <w:rPr>
          <w:lang w:val="ru-RU"/>
        </w:rPr>
        <w:lastRenderedPageBreak/>
        <w:t>помогает избежать ситуаций, когда пользователь случайно вводит неправильный пароль и не может получить доступ к своему аккаунту. Это также улучшает пользовательский опыт, так как пользователь получает обратную связь о правильности введенного пароля и может внести исправления, если необходимо.</w:t>
      </w:r>
    </w:p>
    <w:p w14:paraId="3794D4BC" w14:textId="753E6C61" w:rsidR="00C873D9" w:rsidRDefault="00C873D9" w:rsidP="00C134B2">
      <w:pPr>
        <w:pStyle w:val="Title"/>
        <w:rPr>
          <w:lang w:val="ru-RU"/>
        </w:rPr>
      </w:pPr>
      <w:r w:rsidRPr="00C873D9">
        <w:t>Т</w:t>
      </w:r>
      <w:r>
        <w:t>акже можно добавить товары в корзину</w:t>
      </w:r>
      <w:r w:rsidR="007357C7">
        <w:rPr>
          <w:lang w:val="ru-RU"/>
        </w:rPr>
        <w:t>, выбрать удобное время доставки, а так же необходимый вид оплаты</w:t>
      </w:r>
      <w:r w:rsidR="00CC4DD6">
        <w:rPr>
          <w:lang w:val="ru-RU"/>
        </w:rPr>
        <w:t xml:space="preserve"> и оформить заказ,</w:t>
      </w:r>
      <w:r w:rsidR="007357C7">
        <w:rPr>
          <w:lang w:val="ru-RU"/>
        </w:rPr>
        <w:t>.</w:t>
      </w:r>
      <w:r>
        <w:t xml:space="preserve"> </w:t>
      </w:r>
      <w:r w:rsidR="007357C7">
        <w:rPr>
          <w:lang w:val="ru-RU"/>
        </w:rPr>
        <w:t>Функционал заказа товара показан на рисунках 8.2, 8.3, 8.4 и 8.5 соответственно.</w:t>
      </w:r>
    </w:p>
    <w:p w14:paraId="4CFF078D" w14:textId="77777777" w:rsidR="000D633B" w:rsidRPr="000D633B" w:rsidRDefault="000D633B" w:rsidP="00BA5A77">
      <w:pPr>
        <w:pStyle w:val="a0"/>
      </w:pPr>
      <w:r w:rsidRPr="00492A82">
        <w:rPr>
          <w:noProof/>
        </w:rPr>
        <w:drawing>
          <wp:inline distT="0" distB="0" distL="0" distR="0" wp14:anchorId="3BB98E4B" wp14:editId="5894B194">
            <wp:extent cx="3274828" cy="1023493"/>
            <wp:effectExtent l="0" t="0" r="1905" b="5715"/>
            <wp:docPr id="93207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4233" name=""/>
                    <pic:cNvPicPr/>
                  </pic:nvPicPr>
                  <pic:blipFill rotWithShape="1">
                    <a:blip r:embed="rId38"/>
                    <a:srcRect t="4806" b="4842"/>
                    <a:stretch/>
                  </pic:blipFill>
                  <pic:spPr bwMode="auto">
                    <a:xfrm>
                      <a:off x="0" y="0"/>
                      <a:ext cx="3439727" cy="1075030"/>
                    </a:xfrm>
                    <a:prstGeom prst="rect">
                      <a:avLst/>
                    </a:prstGeom>
                    <a:ln>
                      <a:noFill/>
                    </a:ln>
                    <a:extLst>
                      <a:ext uri="{53640926-AAD7-44D8-BBD7-CCE9431645EC}">
                        <a14:shadowObscured xmlns:a14="http://schemas.microsoft.com/office/drawing/2010/main"/>
                      </a:ext>
                    </a:extLst>
                  </pic:spPr>
                </pic:pic>
              </a:graphicData>
            </a:graphic>
          </wp:inline>
        </w:drawing>
      </w:r>
    </w:p>
    <w:p w14:paraId="6ED194F8" w14:textId="77777777" w:rsidR="000D633B" w:rsidRPr="00492A82" w:rsidRDefault="000D633B" w:rsidP="00BA5A77">
      <w:pPr>
        <w:pStyle w:val="a0"/>
      </w:pPr>
    </w:p>
    <w:p w14:paraId="794CEBBF" w14:textId="77777777" w:rsidR="000D633B" w:rsidRDefault="000D633B" w:rsidP="00BA5A77">
      <w:pPr>
        <w:pStyle w:val="a0"/>
      </w:pPr>
      <w:r w:rsidRPr="00492A82">
        <w:t>Рисунок 8.2 – Корзина</w:t>
      </w:r>
    </w:p>
    <w:p w14:paraId="16FCEFC2" w14:textId="77777777" w:rsidR="000D633B" w:rsidRPr="00492A82" w:rsidRDefault="000D633B" w:rsidP="00BA5A77">
      <w:pPr>
        <w:pStyle w:val="a0"/>
      </w:pPr>
    </w:p>
    <w:p w14:paraId="00869237" w14:textId="77777777" w:rsidR="000D633B" w:rsidRPr="00492A82" w:rsidRDefault="000D633B" w:rsidP="00BA5A77">
      <w:pPr>
        <w:pStyle w:val="a0"/>
      </w:pPr>
      <w:r w:rsidRPr="00492A82">
        <w:rPr>
          <w:noProof/>
        </w:rPr>
        <w:drawing>
          <wp:inline distT="0" distB="0" distL="0" distR="0" wp14:anchorId="5B6D6EE7" wp14:editId="10448297">
            <wp:extent cx="2241959" cy="696414"/>
            <wp:effectExtent l="0" t="0" r="0" b="2540"/>
            <wp:docPr id="174737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76134" name=""/>
                    <pic:cNvPicPr/>
                  </pic:nvPicPr>
                  <pic:blipFill rotWithShape="1">
                    <a:blip r:embed="rId39"/>
                    <a:srcRect t="67305" b="9293"/>
                    <a:stretch/>
                  </pic:blipFill>
                  <pic:spPr bwMode="auto">
                    <a:xfrm>
                      <a:off x="0" y="0"/>
                      <a:ext cx="2278985" cy="707915"/>
                    </a:xfrm>
                    <a:prstGeom prst="rect">
                      <a:avLst/>
                    </a:prstGeom>
                    <a:ln>
                      <a:noFill/>
                    </a:ln>
                    <a:extLst>
                      <a:ext uri="{53640926-AAD7-44D8-BBD7-CCE9431645EC}">
                        <a14:shadowObscured xmlns:a14="http://schemas.microsoft.com/office/drawing/2010/main"/>
                      </a:ext>
                    </a:extLst>
                  </pic:spPr>
                </pic:pic>
              </a:graphicData>
            </a:graphic>
          </wp:inline>
        </w:drawing>
      </w:r>
    </w:p>
    <w:p w14:paraId="45A3E5F4" w14:textId="77777777" w:rsidR="000D633B" w:rsidRDefault="000D633B" w:rsidP="00BA5A77">
      <w:pPr>
        <w:pStyle w:val="a0"/>
      </w:pPr>
      <w:r w:rsidRPr="00492A82">
        <w:t>Рисунок 8.3 – Выбор времени доставки</w:t>
      </w:r>
    </w:p>
    <w:p w14:paraId="4371D4F1" w14:textId="77777777" w:rsidR="000D633B" w:rsidRPr="00492A82" w:rsidRDefault="000D633B" w:rsidP="00BA5A77">
      <w:pPr>
        <w:pStyle w:val="a0"/>
      </w:pPr>
      <w:r w:rsidRPr="00492A82">
        <w:rPr>
          <w:noProof/>
        </w:rPr>
        <w:drawing>
          <wp:inline distT="0" distB="0" distL="0" distR="0" wp14:anchorId="6C392890" wp14:editId="67D61D1D">
            <wp:extent cx="1741714" cy="1119673"/>
            <wp:effectExtent l="0" t="0" r="0" b="0"/>
            <wp:docPr id="156630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02707" name=""/>
                    <pic:cNvPicPr/>
                  </pic:nvPicPr>
                  <pic:blipFill>
                    <a:blip r:embed="rId40"/>
                    <a:stretch>
                      <a:fillRect/>
                    </a:stretch>
                  </pic:blipFill>
                  <pic:spPr>
                    <a:xfrm>
                      <a:off x="0" y="0"/>
                      <a:ext cx="1773649" cy="1140203"/>
                    </a:xfrm>
                    <a:prstGeom prst="rect">
                      <a:avLst/>
                    </a:prstGeom>
                  </pic:spPr>
                </pic:pic>
              </a:graphicData>
            </a:graphic>
          </wp:inline>
        </w:drawing>
      </w:r>
    </w:p>
    <w:p w14:paraId="0103073C" w14:textId="77777777" w:rsidR="000D633B" w:rsidRPr="00492A82" w:rsidRDefault="000D633B" w:rsidP="00BA5A77">
      <w:pPr>
        <w:pStyle w:val="a0"/>
      </w:pPr>
      <w:r w:rsidRPr="00492A82">
        <w:t xml:space="preserve">Рисунок 8.3 – Выбор оплаты </w:t>
      </w:r>
    </w:p>
    <w:p w14:paraId="22020B22" w14:textId="77777777" w:rsidR="000D633B" w:rsidRPr="00492A82" w:rsidRDefault="000D633B" w:rsidP="00BA5A77">
      <w:pPr>
        <w:pStyle w:val="a0"/>
      </w:pPr>
    </w:p>
    <w:p w14:paraId="6ABAAC63" w14:textId="5CDA97CD" w:rsidR="00FE7B7A" w:rsidRPr="00FE7B7A" w:rsidRDefault="00FE7B7A" w:rsidP="00FE7B7A">
      <w:pPr>
        <w:pStyle w:val="Title"/>
      </w:pPr>
      <w:r w:rsidRPr="00FE7B7A">
        <w:t>В разделе подтверждения заказа мы предоставляем пользователям полную информацию о заказе. Мы отображаем итоговую стоимость заказа, рассчитываем налоги и уточняем все детали, связанные с доставкой, выбранным методом оплаты и списком товаров.</w:t>
      </w:r>
    </w:p>
    <w:p w14:paraId="068138CF" w14:textId="06A7DAC9" w:rsidR="00FE7B7A" w:rsidRPr="00FE7B7A" w:rsidRDefault="00FE7B7A" w:rsidP="00FE7B7A">
      <w:pPr>
        <w:pStyle w:val="Title"/>
      </w:pPr>
      <w:r w:rsidRPr="00FE7B7A">
        <w:t xml:space="preserve">Пользователь видит детальную информацию о каждом товаре, включая его название, цену и количество. Мы также предоставляем информацию о стоимости доставки и </w:t>
      </w:r>
      <w:r w:rsidRPr="00FE7B7A">
        <w:lastRenderedPageBreak/>
        <w:t>применяемых налогах. Это позволяет пользователям быть в курсе всех расходов, связанных с их заказом.</w:t>
      </w:r>
    </w:p>
    <w:p w14:paraId="3E8D8C65" w14:textId="28C14040" w:rsidR="00FE7B7A" w:rsidRPr="00FE7B7A" w:rsidRDefault="00FE7B7A" w:rsidP="00FE7B7A">
      <w:pPr>
        <w:pStyle w:val="Title"/>
      </w:pPr>
      <w:r w:rsidRPr="00FE7B7A">
        <w:t>На этом этапе подтверждения заказа пользователь имеет возможность выбрать способ оплаты. У нас предусмотрена кнопка для оплаты картой, которая перенаправляет пользователя на защищенную платежную страницу. Также мы предлагаем опцию оплаты через PayPal, что обеспечивает удобство и безопасность при совершении платежей.</w:t>
      </w:r>
    </w:p>
    <w:p w14:paraId="6CD24DC6" w14:textId="77777777" w:rsidR="00FE7B7A" w:rsidRDefault="00FE7B7A" w:rsidP="00FE7B7A">
      <w:pPr>
        <w:pStyle w:val="Title"/>
      </w:pPr>
      <w:r w:rsidRPr="00FE7B7A">
        <w:t>Все эти шаги позволяют пользователям окончательно уточнить и подтвердить свой заказ, ознакомиться с полной стоимостью и деталями заказа, а также выбрать удобный способ оплаты. Это создает удобную и прозрачную среду для пользователей, где они могут совершать заказы и производить оплату без лишних сложностей.</w:t>
      </w:r>
    </w:p>
    <w:p w14:paraId="5CD414D5" w14:textId="6A482578" w:rsidR="00492A82" w:rsidRPr="00492A82" w:rsidRDefault="00492A82" w:rsidP="00BA5A77">
      <w:pPr>
        <w:pStyle w:val="a0"/>
      </w:pPr>
      <w:r w:rsidRPr="00FE7B7A">
        <w:rPr>
          <w:noProof/>
        </w:rPr>
        <w:drawing>
          <wp:inline distT="0" distB="0" distL="0" distR="0" wp14:anchorId="6A7E5DDD" wp14:editId="696C6836">
            <wp:extent cx="5826076" cy="1862041"/>
            <wp:effectExtent l="0" t="0" r="3810" b="5080"/>
            <wp:docPr id="7937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4111" name=""/>
                    <pic:cNvPicPr/>
                  </pic:nvPicPr>
                  <pic:blipFill rotWithShape="1">
                    <a:blip r:embed="rId41"/>
                    <a:srcRect l="1497" t="8005" r="2215" b="9410"/>
                    <a:stretch/>
                  </pic:blipFill>
                  <pic:spPr bwMode="auto">
                    <a:xfrm>
                      <a:off x="0" y="0"/>
                      <a:ext cx="5917212" cy="1891168"/>
                    </a:xfrm>
                    <a:prstGeom prst="rect">
                      <a:avLst/>
                    </a:prstGeom>
                    <a:ln>
                      <a:noFill/>
                    </a:ln>
                    <a:extLst>
                      <a:ext uri="{53640926-AAD7-44D8-BBD7-CCE9431645EC}">
                        <a14:shadowObscured xmlns:a14="http://schemas.microsoft.com/office/drawing/2010/main"/>
                      </a:ext>
                    </a:extLst>
                  </pic:spPr>
                </pic:pic>
              </a:graphicData>
            </a:graphic>
          </wp:inline>
        </w:drawing>
      </w:r>
    </w:p>
    <w:p w14:paraId="32B774D5" w14:textId="37539C78" w:rsidR="00492A82" w:rsidRPr="00492A82" w:rsidRDefault="00492A82" w:rsidP="00BA5A77">
      <w:pPr>
        <w:pStyle w:val="a0"/>
      </w:pPr>
      <w:r w:rsidRPr="00492A82">
        <w:t>Рисунок 8.4 – Подтверждение заказа</w:t>
      </w:r>
    </w:p>
    <w:p w14:paraId="567361EF" w14:textId="1E80CCFA" w:rsidR="00CC4DD6" w:rsidRDefault="00492A82" w:rsidP="00714390">
      <w:pPr>
        <w:pStyle w:val="Title"/>
      </w:pPr>
      <w:r>
        <w:t>Приложение разрабатывалось так, чтобы весь функционал был интуитивно понятен.</w:t>
      </w:r>
    </w:p>
    <w:p w14:paraId="7856DE23" w14:textId="77777777" w:rsidR="00C873D9" w:rsidRPr="00C873D9" w:rsidRDefault="00C873D9" w:rsidP="00C873D9">
      <w:pPr>
        <w:rPr>
          <w:lang w:val="ru-RU"/>
        </w:rPr>
      </w:pPr>
    </w:p>
    <w:p w14:paraId="1E03B1A3" w14:textId="26E1B951" w:rsidR="00F04370" w:rsidRDefault="00F04370" w:rsidP="00BA5A77">
      <w:pPr>
        <w:pStyle w:val="NoSpacing"/>
      </w:pPr>
      <w:r w:rsidRPr="00F04370">
        <w:br w:type="page"/>
      </w:r>
      <w:bookmarkStart w:id="43" w:name="_Toc134993513"/>
      <w:bookmarkStart w:id="44" w:name="_Toc135302865"/>
      <w:r w:rsidRPr="00980C95">
        <w:lastRenderedPageBreak/>
        <w:t>Заключение</w:t>
      </w:r>
      <w:bookmarkEnd w:id="43"/>
      <w:bookmarkEnd w:id="44"/>
    </w:p>
    <w:p w14:paraId="2A2A900A" w14:textId="031A0805" w:rsidR="00020DDF" w:rsidRPr="00020DDF" w:rsidRDefault="00020DDF" w:rsidP="00020DDF">
      <w:pPr>
        <w:pStyle w:val="Title"/>
      </w:pPr>
      <w:r w:rsidRPr="00020DDF">
        <w:t>В процессе выполнения курсовой работы были тщательно изучены требования к построению базы данных, осуществлена проектировка структуры базы данных, включающей таблицы, связи и ограничения. С использованием СУБД PostgreSQL была успешно реализована база данных, прошедшая последующее тестирование. Кроме того, было создано приложение онлайн-маркетплейса, демонстрирующее функциональность разработанной базы данных.</w:t>
      </w:r>
    </w:p>
    <w:p w14:paraId="03D6EBB7" w14:textId="1277CCDC" w:rsidR="00020DDF" w:rsidRPr="00020DDF" w:rsidRDefault="00020DDF" w:rsidP="00020DDF">
      <w:pPr>
        <w:pStyle w:val="Title"/>
      </w:pPr>
      <w:r w:rsidRPr="00020DDF">
        <w:t>В дополнение к основной работе, в проект была интегрирована технология мониторинга состояния СУБД с применением инструмента pgAdmin 4. Данный инструмент предоставил возможность наблюдения за активностью базы данных, отслеживания производительности и нагрузки на систему. В процессе анализа транзакций в секунду, блоков записей, активности базы данных, а также информации о входящих и исходящих кортежах, была получена значимая информация для анализа работы базы данных и определения путей оптимизации ее производительности.</w:t>
      </w:r>
    </w:p>
    <w:p w14:paraId="47DD317D" w14:textId="69B78618" w:rsidR="001A57DC" w:rsidRDefault="00020DDF" w:rsidP="00020DDF">
      <w:pPr>
        <w:pStyle w:val="Title"/>
      </w:pPr>
      <w:r w:rsidRPr="00020DDF">
        <w:t>В результате выполнения данного проекта была создана функциональная база данных для онлайн-маркетплейса, обеспечивающая надежность и производительность системы. Проект подтверждает значимость баз данных в контексте онлайн-маркетплейсов и демонстрирует потенциал PostgreSQL и инструментов мониторинга для обеспечения высокой эффективности и надежности базы данных.</w:t>
      </w:r>
      <w:r w:rsidR="001A57DC">
        <w:br w:type="page"/>
      </w:r>
    </w:p>
    <w:p w14:paraId="060EFD79" w14:textId="77777777" w:rsidR="001A57DC" w:rsidRPr="006D518E" w:rsidRDefault="001A57DC" w:rsidP="00BA5A77">
      <w:pPr>
        <w:pStyle w:val="NoSpacing"/>
      </w:pPr>
      <w:bookmarkStart w:id="45" w:name="_Toc134993514"/>
      <w:bookmarkStart w:id="46" w:name="_Toc135302866"/>
      <w:r w:rsidRPr="006D518E">
        <w:lastRenderedPageBreak/>
        <w:t>Список используемых источников</w:t>
      </w:r>
      <w:bookmarkEnd w:id="45"/>
      <w:bookmarkEnd w:id="46"/>
    </w:p>
    <w:p w14:paraId="4698017C" w14:textId="3BC1DF30" w:rsidR="00B93841" w:rsidRPr="00486CA2" w:rsidRDefault="00B93841" w:rsidP="00262518">
      <w:pPr>
        <w:numPr>
          <w:ilvl w:val="0"/>
          <w:numId w:val="36"/>
        </w:numPr>
        <w:tabs>
          <w:tab w:val="left" w:pos="360"/>
        </w:tabs>
        <w:spacing w:after="0"/>
        <w:ind w:firstLine="709"/>
        <w:jc w:val="both"/>
        <w:rPr>
          <w:rFonts w:ascii="Times New Roman" w:eastAsia="Calibri" w:hAnsi="Times New Roman" w:cs="Times New Roman"/>
          <w:color w:val="000000"/>
          <w:sz w:val="28"/>
          <w:szCs w:val="28"/>
          <w:lang w:val="ru-RU"/>
        </w:rPr>
      </w:pPr>
      <w:bookmarkStart w:id="47" w:name="_Hlk134554564"/>
      <w:r w:rsidRPr="00486CA2">
        <w:rPr>
          <w:rFonts w:ascii="Times New Roman" w:eastAsia="Calibri" w:hAnsi="Times New Roman" w:cs="Times New Roman"/>
          <w:color w:val="000000"/>
          <w:sz w:val="28"/>
          <w:szCs w:val="28"/>
          <w:lang w:val="ru-RU"/>
        </w:rPr>
        <w:t>Блинова Е.А. Курс лекций по базам данных/ Е.А. Блинова</w:t>
      </w:r>
      <w:r w:rsidR="0011178B">
        <w:rPr>
          <w:rFonts w:ascii="Times New Roman" w:eastAsia="Calibri" w:hAnsi="Times New Roman" w:cs="Times New Roman"/>
          <w:color w:val="000000"/>
          <w:sz w:val="28"/>
          <w:szCs w:val="28"/>
          <w:lang w:val="ru-RU"/>
        </w:rPr>
        <w:t>.</w:t>
      </w:r>
    </w:p>
    <w:p w14:paraId="2059A488" w14:textId="7C67F884" w:rsidR="001A57DC" w:rsidRDefault="000C4A0C" w:rsidP="00262518">
      <w:pPr>
        <w:numPr>
          <w:ilvl w:val="0"/>
          <w:numId w:val="36"/>
        </w:numPr>
        <w:tabs>
          <w:tab w:val="left" w:pos="360"/>
        </w:tabs>
        <w:spacing w:after="0"/>
        <w:ind w:firstLine="709"/>
        <w:jc w:val="both"/>
        <w:rPr>
          <w:rFonts w:ascii="Times New Roman" w:eastAsia="Calibri" w:hAnsi="Times New Roman" w:cs="Times New Roman"/>
          <w:color w:val="000000"/>
          <w:sz w:val="28"/>
          <w:szCs w:val="28"/>
          <w:lang w:val="ru-RU"/>
        </w:rPr>
      </w:pPr>
      <w:r w:rsidRPr="000C4A0C">
        <w:rPr>
          <w:rFonts w:ascii="Times New Roman" w:eastAsia="Calibri" w:hAnsi="Times New Roman" w:cs="Times New Roman"/>
          <w:color w:val="000000"/>
          <w:sz w:val="28"/>
          <w:szCs w:val="28"/>
          <w:lang w:val="ru-RU"/>
        </w:rPr>
        <w:t xml:space="preserve">Использование диаграммы вариантов использования UML </w:t>
      </w:r>
      <w:r w:rsidR="001A57DC" w:rsidRPr="00486CA2">
        <w:rPr>
          <w:rFonts w:ascii="Times New Roman" w:eastAsia="Calibri" w:hAnsi="Times New Roman" w:cs="Times New Roman"/>
          <w:color w:val="000000"/>
          <w:sz w:val="28"/>
          <w:szCs w:val="28"/>
          <w:lang w:val="ru-RU"/>
        </w:rPr>
        <w:t xml:space="preserve">[Электронный   ресурс]. – Режим доступа: </w:t>
      </w:r>
      <w:r w:rsidRPr="000C4A0C">
        <w:rPr>
          <w:rFonts w:ascii="Times New Roman" w:eastAsia="Calibri" w:hAnsi="Times New Roman" w:cs="Times New Roman"/>
          <w:color w:val="000000"/>
          <w:sz w:val="28"/>
          <w:szCs w:val="28"/>
          <w:lang w:val="ru-RU"/>
        </w:rPr>
        <w:t>https://habr.com/ru/articles/566218/</w:t>
      </w:r>
      <w:r w:rsidR="001A57DC" w:rsidRPr="00486CA2">
        <w:rPr>
          <w:rFonts w:ascii="Times New Roman" w:eastAsia="Calibri" w:hAnsi="Times New Roman" w:cs="Times New Roman"/>
          <w:color w:val="000000"/>
          <w:sz w:val="28"/>
          <w:szCs w:val="28"/>
          <w:lang w:val="ru-RU"/>
        </w:rPr>
        <w:t xml:space="preserve">. – Дата доступа: </w:t>
      </w:r>
      <w:r w:rsidR="000A0257" w:rsidRPr="00486CA2">
        <w:rPr>
          <w:rFonts w:ascii="Times New Roman" w:eastAsia="Calibri" w:hAnsi="Times New Roman" w:cs="Times New Roman"/>
          <w:color w:val="000000"/>
          <w:sz w:val="28"/>
          <w:szCs w:val="28"/>
          <w:lang w:val="ru-RU"/>
        </w:rPr>
        <w:t>2</w:t>
      </w:r>
      <w:r>
        <w:rPr>
          <w:rFonts w:ascii="Times New Roman" w:eastAsia="Calibri" w:hAnsi="Times New Roman" w:cs="Times New Roman"/>
          <w:color w:val="000000"/>
          <w:sz w:val="28"/>
          <w:szCs w:val="28"/>
          <w:lang w:val="ru-RU"/>
        </w:rPr>
        <w:t>4</w:t>
      </w:r>
      <w:r w:rsidR="001A57DC" w:rsidRPr="00486CA2">
        <w:rPr>
          <w:rFonts w:ascii="Times New Roman" w:eastAsia="Calibri" w:hAnsi="Times New Roman" w:cs="Times New Roman"/>
          <w:color w:val="000000"/>
          <w:sz w:val="28"/>
          <w:szCs w:val="28"/>
          <w:lang w:val="ru-RU"/>
        </w:rPr>
        <w:t>.04.2023.</w:t>
      </w:r>
      <w:bookmarkEnd w:id="47"/>
    </w:p>
    <w:p w14:paraId="4959D94B" w14:textId="3C6D21ED" w:rsidR="000C4A0C" w:rsidRPr="000C4A0C" w:rsidRDefault="000C4A0C" w:rsidP="000C4A0C">
      <w:pPr>
        <w:numPr>
          <w:ilvl w:val="0"/>
          <w:numId w:val="36"/>
        </w:numPr>
        <w:tabs>
          <w:tab w:val="left" w:pos="360"/>
        </w:tabs>
        <w:spacing w:after="0"/>
        <w:ind w:firstLine="709"/>
        <w:jc w:val="both"/>
        <w:rPr>
          <w:rFonts w:ascii="Times New Roman" w:eastAsia="Calibri" w:hAnsi="Times New Roman" w:cs="Times New Roman"/>
          <w:color w:val="000000"/>
          <w:sz w:val="28"/>
          <w:szCs w:val="28"/>
          <w:lang w:val="ru-RU"/>
        </w:rPr>
      </w:pPr>
      <w:r w:rsidRPr="00486CA2">
        <w:rPr>
          <w:rFonts w:ascii="Times New Roman" w:eastAsia="Calibri" w:hAnsi="Times New Roman" w:cs="Times New Roman"/>
          <w:color w:val="000000"/>
          <w:sz w:val="28"/>
          <w:szCs w:val="28"/>
          <w:lang w:val="ru-RU"/>
        </w:rPr>
        <w:t xml:space="preserve">Инструмент управления </w:t>
      </w:r>
      <w:r w:rsidRPr="00486CA2">
        <w:rPr>
          <w:rFonts w:ascii="Times New Roman" w:eastAsia="Calibri" w:hAnsi="Times New Roman" w:cs="Times New Roman"/>
          <w:color w:val="000000"/>
          <w:sz w:val="28"/>
          <w:szCs w:val="28"/>
        </w:rPr>
        <w:t>PostgreSQL</w:t>
      </w:r>
      <w:r w:rsidRPr="00486CA2">
        <w:rPr>
          <w:rFonts w:ascii="Times New Roman" w:eastAsia="Calibri" w:hAnsi="Times New Roman" w:cs="Times New Roman"/>
          <w:color w:val="000000"/>
          <w:sz w:val="28"/>
          <w:szCs w:val="28"/>
          <w:lang w:val="ru-RU"/>
        </w:rPr>
        <w:t xml:space="preserve"> [Электронный   ресурс]. – Режим доступа: https://www.pgadmin.org/docs. – Дата доступа: 25.04.2023.</w:t>
      </w:r>
    </w:p>
    <w:p w14:paraId="26E087B1" w14:textId="4CAADD23" w:rsidR="000A0257" w:rsidRPr="00486CA2" w:rsidRDefault="000A0257" w:rsidP="00262518">
      <w:pPr>
        <w:numPr>
          <w:ilvl w:val="0"/>
          <w:numId w:val="36"/>
        </w:numPr>
        <w:spacing w:after="0"/>
        <w:ind w:firstLine="709"/>
        <w:contextualSpacing/>
        <w:jc w:val="both"/>
        <w:rPr>
          <w:rFonts w:ascii="Times New Roman" w:eastAsia="Calibri" w:hAnsi="Times New Roman" w:cs="Times New Roman"/>
          <w:color w:val="000000"/>
          <w:sz w:val="28"/>
          <w:szCs w:val="28"/>
          <w:lang w:val="ru-RU"/>
        </w:rPr>
      </w:pPr>
      <w:proofErr w:type="spellStart"/>
      <w:r w:rsidRPr="00486CA2">
        <w:rPr>
          <w:rFonts w:ascii="Times New Roman" w:eastAsia="Calibri" w:hAnsi="Times New Roman" w:cs="Times New Roman"/>
          <w:color w:val="000000"/>
          <w:sz w:val="28"/>
          <w:szCs w:val="28"/>
          <w:lang w:val="ru-RU"/>
        </w:rPr>
        <w:t>PostgreSQL</w:t>
      </w:r>
      <w:proofErr w:type="spellEnd"/>
      <w:r w:rsidRPr="00486CA2">
        <w:rPr>
          <w:rFonts w:ascii="Times New Roman" w:eastAsia="Calibri" w:hAnsi="Times New Roman" w:cs="Times New Roman"/>
          <w:color w:val="000000"/>
          <w:sz w:val="28"/>
          <w:szCs w:val="28"/>
          <w:lang w:val="ru-RU"/>
        </w:rPr>
        <w:t xml:space="preserve"> 14 изнутри [Электронный ресурс] </w:t>
      </w:r>
      <w:r w:rsidR="0011178B">
        <w:rPr>
          <w:rFonts w:ascii="Times New Roman" w:eastAsia="Calibri" w:hAnsi="Times New Roman" w:cs="Times New Roman"/>
          <w:color w:val="000000"/>
          <w:sz w:val="28"/>
          <w:szCs w:val="28"/>
          <w:lang w:val="ru-RU"/>
        </w:rPr>
        <w:t>–</w:t>
      </w:r>
      <w:r w:rsidR="00BD45E6">
        <w:rPr>
          <w:rFonts w:ascii="Times New Roman" w:eastAsia="Calibri" w:hAnsi="Times New Roman" w:cs="Times New Roman"/>
          <w:color w:val="000000"/>
          <w:sz w:val="28"/>
          <w:szCs w:val="28"/>
          <w:lang w:val="ru-RU"/>
        </w:rPr>
        <w:t xml:space="preserve"> </w:t>
      </w:r>
      <w:r w:rsidRPr="00486CA2">
        <w:rPr>
          <w:rFonts w:ascii="Times New Roman" w:eastAsia="Calibri" w:hAnsi="Times New Roman" w:cs="Times New Roman"/>
          <w:color w:val="000000"/>
          <w:sz w:val="28"/>
          <w:szCs w:val="28"/>
          <w:lang w:val="ru-RU"/>
        </w:rPr>
        <w:t>Режим доступа: https://www.postgrespro.ru/education/books/internals</w:t>
      </w:r>
      <w:r w:rsidR="00486CA2" w:rsidRPr="00486CA2">
        <w:rPr>
          <w:rFonts w:ascii="Times New Roman" w:eastAsia="Calibri" w:hAnsi="Times New Roman" w:cs="Times New Roman"/>
          <w:color w:val="000000"/>
          <w:sz w:val="28"/>
          <w:szCs w:val="28"/>
          <w:lang w:val="ru-RU"/>
        </w:rPr>
        <w:t>.</w:t>
      </w:r>
      <w:r w:rsidRPr="00486CA2">
        <w:rPr>
          <w:rFonts w:ascii="Times New Roman" w:eastAsia="Calibri" w:hAnsi="Times New Roman" w:cs="Times New Roman"/>
          <w:color w:val="000000"/>
          <w:sz w:val="28"/>
          <w:szCs w:val="28"/>
          <w:lang w:val="ru-RU"/>
        </w:rPr>
        <w:t xml:space="preserve"> – Дата доступа: 30.04.2023 </w:t>
      </w:r>
    </w:p>
    <w:p w14:paraId="17E66DCB" w14:textId="3E0B09D1" w:rsidR="000A0257" w:rsidRPr="00486CA2" w:rsidRDefault="000A0257" w:rsidP="00262518">
      <w:pPr>
        <w:numPr>
          <w:ilvl w:val="0"/>
          <w:numId w:val="36"/>
        </w:numPr>
        <w:spacing w:after="0"/>
        <w:ind w:firstLine="709"/>
        <w:contextualSpacing/>
        <w:jc w:val="both"/>
        <w:rPr>
          <w:rFonts w:ascii="Times New Roman" w:eastAsia="Calibri" w:hAnsi="Times New Roman" w:cs="Times New Roman"/>
          <w:color w:val="000000"/>
          <w:sz w:val="28"/>
          <w:szCs w:val="28"/>
          <w:lang w:val="ru-RU"/>
        </w:rPr>
      </w:pPr>
      <w:r w:rsidRPr="00486CA2">
        <w:rPr>
          <w:rFonts w:ascii="Times New Roman" w:eastAsia="Calibri" w:hAnsi="Times New Roman" w:cs="Times New Roman"/>
          <w:color w:val="000000"/>
          <w:sz w:val="28"/>
          <w:szCs w:val="28"/>
          <w:lang w:val="ru-RU"/>
        </w:rPr>
        <w:t xml:space="preserve">Сравнение процедур и функций в </w:t>
      </w:r>
      <w:r w:rsidRPr="00486CA2">
        <w:rPr>
          <w:rFonts w:ascii="Times New Roman" w:eastAsia="Calibri" w:hAnsi="Times New Roman" w:cs="Times New Roman"/>
          <w:color w:val="000000"/>
          <w:sz w:val="28"/>
          <w:szCs w:val="28"/>
        </w:rPr>
        <w:t>PostgreSQL</w:t>
      </w:r>
      <w:r w:rsidRPr="00486CA2">
        <w:rPr>
          <w:rFonts w:ascii="Times New Roman" w:eastAsia="Calibri" w:hAnsi="Times New Roman" w:cs="Times New Roman"/>
          <w:color w:val="000000"/>
          <w:sz w:val="28"/>
          <w:szCs w:val="28"/>
          <w:lang w:val="ru-RU"/>
        </w:rPr>
        <w:t xml:space="preserve"> [Электронный   ресурс]. – Режим </w:t>
      </w:r>
      <w:r w:rsidR="00262518" w:rsidRPr="00486CA2">
        <w:rPr>
          <w:rFonts w:ascii="Times New Roman" w:eastAsia="Calibri" w:hAnsi="Times New Roman" w:cs="Times New Roman"/>
          <w:color w:val="000000"/>
          <w:sz w:val="28"/>
          <w:szCs w:val="28"/>
          <w:lang w:val="ru-RU"/>
        </w:rPr>
        <w:t>доступа: https://proglib.io/p/funkcii-i-hranimye-procedury-v-sql-zachem-nuzhny-i-kak-primenyat-v-realnyh-primerah-2022-10-07</w:t>
      </w:r>
      <w:r w:rsidRPr="00486CA2">
        <w:rPr>
          <w:rFonts w:ascii="Times New Roman" w:eastAsia="Calibri" w:hAnsi="Times New Roman" w:cs="Times New Roman"/>
          <w:color w:val="000000"/>
          <w:sz w:val="28"/>
          <w:szCs w:val="28"/>
          <w:lang w:val="ru-RU"/>
        </w:rPr>
        <w:t xml:space="preserve">. – Дата доступа: </w:t>
      </w:r>
      <w:r w:rsidR="00486CA2" w:rsidRPr="00486CA2">
        <w:rPr>
          <w:rFonts w:ascii="Times New Roman" w:eastAsia="Calibri" w:hAnsi="Times New Roman" w:cs="Times New Roman"/>
          <w:color w:val="000000"/>
          <w:sz w:val="28"/>
          <w:szCs w:val="28"/>
          <w:lang w:val="ru-RU"/>
        </w:rPr>
        <w:t>02</w:t>
      </w:r>
      <w:r w:rsidRPr="00486CA2">
        <w:rPr>
          <w:rFonts w:ascii="Times New Roman" w:eastAsia="Calibri" w:hAnsi="Times New Roman" w:cs="Times New Roman"/>
          <w:color w:val="000000"/>
          <w:sz w:val="28"/>
          <w:szCs w:val="28"/>
          <w:lang w:val="ru-RU"/>
        </w:rPr>
        <w:t>.0</w:t>
      </w:r>
      <w:r w:rsidR="00486CA2" w:rsidRPr="00486CA2">
        <w:rPr>
          <w:rFonts w:ascii="Times New Roman" w:eastAsia="Calibri" w:hAnsi="Times New Roman" w:cs="Times New Roman"/>
          <w:color w:val="000000"/>
          <w:sz w:val="28"/>
          <w:szCs w:val="28"/>
          <w:lang w:val="ru-RU"/>
        </w:rPr>
        <w:t>5</w:t>
      </w:r>
      <w:r w:rsidRPr="00486CA2">
        <w:rPr>
          <w:rFonts w:ascii="Times New Roman" w:eastAsia="Calibri" w:hAnsi="Times New Roman" w:cs="Times New Roman"/>
          <w:color w:val="000000"/>
          <w:sz w:val="28"/>
          <w:szCs w:val="28"/>
          <w:lang w:val="ru-RU"/>
        </w:rPr>
        <w:t>.2023.</w:t>
      </w:r>
    </w:p>
    <w:p w14:paraId="2A09AEE1" w14:textId="24F50A5E" w:rsidR="001A57DC" w:rsidRPr="00486CA2" w:rsidRDefault="007E4046" w:rsidP="0011178B">
      <w:pPr>
        <w:numPr>
          <w:ilvl w:val="0"/>
          <w:numId w:val="36"/>
        </w:numPr>
        <w:spacing w:after="0"/>
        <w:ind w:firstLine="709"/>
        <w:contextualSpacing/>
        <w:jc w:val="both"/>
        <w:rPr>
          <w:rFonts w:ascii="Times New Roman" w:eastAsia="Calibri" w:hAnsi="Times New Roman" w:cs="Times New Roman"/>
          <w:color w:val="000000"/>
          <w:sz w:val="28"/>
          <w:szCs w:val="28"/>
          <w:lang w:val="ru-RU"/>
        </w:rPr>
      </w:pPr>
      <w:r w:rsidRPr="00486CA2">
        <w:rPr>
          <w:rFonts w:ascii="Times New Roman" w:eastAsia="Calibri" w:hAnsi="Times New Roman" w:cs="Times New Roman"/>
          <w:color w:val="000000"/>
          <w:sz w:val="28"/>
          <w:szCs w:val="28"/>
          <w:lang w:val="ru-RU"/>
        </w:rPr>
        <w:t>Как устроенно индексирование баз данных</w:t>
      </w:r>
      <w:r w:rsidR="001A57DC" w:rsidRPr="00486CA2">
        <w:rPr>
          <w:rFonts w:ascii="Times New Roman" w:eastAsia="Calibri" w:hAnsi="Times New Roman" w:cs="Times New Roman"/>
          <w:color w:val="000000"/>
          <w:sz w:val="28"/>
          <w:szCs w:val="28"/>
          <w:lang w:val="ru-RU"/>
        </w:rPr>
        <w:t xml:space="preserve"> [Электронный   ресурс]. – Режим </w:t>
      </w:r>
      <w:r w:rsidR="00262518" w:rsidRPr="00486CA2">
        <w:rPr>
          <w:rFonts w:ascii="Times New Roman" w:eastAsia="Calibri" w:hAnsi="Times New Roman" w:cs="Times New Roman"/>
          <w:color w:val="000000"/>
          <w:sz w:val="28"/>
          <w:szCs w:val="28"/>
          <w:lang w:val="ru-RU"/>
        </w:rPr>
        <w:t>доступа: https://habr.com/ru/companies/ruvds/articles/724066</w:t>
      </w:r>
      <w:r w:rsidR="001A57DC" w:rsidRPr="00486CA2">
        <w:rPr>
          <w:rFonts w:ascii="Times New Roman" w:eastAsia="Calibri" w:hAnsi="Times New Roman" w:cs="Times New Roman"/>
          <w:color w:val="000000"/>
          <w:sz w:val="28"/>
          <w:szCs w:val="28"/>
          <w:lang w:val="ru-RU"/>
        </w:rPr>
        <w:t>. –</w:t>
      </w:r>
      <w:r w:rsidR="00486CA2" w:rsidRPr="00486CA2">
        <w:rPr>
          <w:rFonts w:ascii="Times New Roman" w:eastAsia="Calibri" w:hAnsi="Times New Roman" w:cs="Times New Roman"/>
          <w:color w:val="000000"/>
          <w:sz w:val="28"/>
          <w:szCs w:val="28"/>
          <w:lang w:val="ru-RU"/>
        </w:rPr>
        <w:t xml:space="preserve"> </w:t>
      </w:r>
      <w:r w:rsidR="001A57DC" w:rsidRPr="00486CA2">
        <w:rPr>
          <w:rFonts w:ascii="Times New Roman" w:eastAsia="Calibri" w:hAnsi="Times New Roman" w:cs="Times New Roman"/>
          <w:color w:val="000000"/>
          <w:sz w:val="28"/>
          <w:szCs w:val="28"/>
          <w:lang w:val="ru-RU"/>
        </w:rPr>
        <w:t xml:space="preserve">Дата доступа: </w:t>
      </w:r>
      <w:r w:rsidR="000A0257" w:rsidRPr="00486CA2">
        <w:rPr>
          <w:rFonts w:ascii="Times New Roman" w:eastAsia="Calibri" w:hAnsi="Times New Roman" w:cs="Times New Roman"/>
          <w:color w:val="000000"/>
          <w:sz w:val="28"/>
          <w:szCs w:val="28"/>
          <w:lang w:val="ru-RU"/>
        </w:rPr>
        <w:t>0</w:t>
      </w:r>
      <w:r w:rsidR="00486CA2" w:rsidRPr="00486CA2">
        <w:rPr>
          <w:rFonts w:ascii="Times New Roman" w:eastAsia="Calibri" w:hAnsi="Times New Roman" w:cs="Times New Roman"/>
          <w:color w:val="000000"/>
          <w:sz w:val="28"/>
          <w:szCs w:val="28"/>
          <w:lang w:val="ru-RU"/>
        </w:rPr>
        <w:t>4</w:t>
      </w:r>
      <w:r w:rsidR="001A57DC" w:rsidRPr="00486CA2">
        <w:rPr>
          <w:rFonts w:ascii="Times New Roman" w:eastAsia="Calibri" w:hAnsi="Times New Roman" w:cs="Times New Roman"/>
          <w:color w:val="000000"/>
          <w:sz w:val="28"/>
          <w:szCs w:val="28"/>
          <w:lang w:val="ru-RU"/>
        </w:rPr>
        <w:t>.05.2023.</w:t>
      </w:r>
    </w:p>
    <w:p w14:paraId="12246D70" w14:textId="20B3C3E7" w:rsidR="00646FE8" w:rsidRPr="00646FE8" w:rsidRDefault="001A57DC" w:rsidP="00646FE8">
      <w:pPr>
        <w:numPr>
          <w:ilvl w:val="0"/>
          <w:numId w:val="36"/>
        </w:numPr>
        <w:spacing w:after="0"/>
        <w:ind w:firstLine="709"/>
        <w:contextualSpacing/>
        <w:jc w:val="both"/>
        <w:rPr>
          <w:rFonts w:ascii="Times New Roman" w:eastAsia="Calibri" w:hAnsi="Times New Roman" w:cs="Times New Roman"/>
          <w:color w:val="000000"/>
          <w:sz w:val="28"/>
          <w:szCs w:val="28"/>
          <w:lang w:val="ru-RU"/>
        </w:rPr>
      </w:pPr>
      <w:r w:rsidRPr="00486CA2">
        <w:rPr>
          <w:rFonts w:ascii="Times New Roman" w:eastAsia="Calibri" w:hAnsi="Times New Roman" w:cs="Times New Roman"/>
          <w:color w:val="000000"/>
          <w:sz w:val="28"/>
          <w:szCs w:val="28"/>
          <w:lang w:val="ru-RU"/>
        </w:rPr>
        <w:t xml:space="preserve">Работа с данными формата </w:t>
      </w:r>
      <w:r w:rsidR="005D6E95" w:rsidRPr="00486CA2">
        <w:rPr>
          <w:rFonts w:ascii="Times New Roman" w:eastAsia="Calibri" w:hAnsi="Times New Roman" w:cs="Times New Roman"/>
          <w:color w:val="000000"/>
          <w:sz w:val="28"/>
          <w:szCs w:val="28"/>
          <w:lang w:val="ru-RU"/>
        </w:rPr>
        <w:t>J</w:t>
      </w:r>
      <w:r w:rsidR="005D6E95" w:rsidRPr="00486CA2">
        <w:rPr>
          <w:rFonts w:ascii="Times New Roman" w:eastAsia="Calibri" w:hAnsi="Times New Roman" w:cs="Times New Roman"/>
          <w:color w:val="000000"/>
          <w:sz w:val="28"/>
          <w:szCs w:val="28"/>
        </w:rPr>
        <w:t>SON</w:t>
      </w:r>
      <w:r w:rsidRPr="00486CA2">
        <w:rPr>
          <w:rFonts w:ascii="Times New Roman" w:eastAsia="Calibri" w:hAnsi="Times New Roman" w:cs="Times New Roman"/>
          <w:color w:val="000000"/>
          <w:sz w:val="28"/>
          <w:szCs w:val="28"/>
          <w:lang w:val="ru-RU"/>
        </w:rPr>
        <w:t xml:space="preserve"> в </w:t>
      </w:r>
      <w:r w:rsidR="005D6E95" w:rsidRPr="00486CA2">
        <w:rPr>
          <w:rFonts w:ascii="Times New Roman" w:eastAsia="Calibri" w:hAnsi="Times New Roman" w:cs="Times New Roman"/>
          <w:color w:val="000000"/>
          <w:sz w:val="28"/>
          <w:szCs w:val="28"/>
        </w:rPr>
        <w:t>PostgreSQL</w:t>
      </w:r>
      <w:r w:rsidR="00262518">
        <w:rPr>
          <w:rFonts w:ascii="Times New Roman" w:eastAsia="Calibri" w:hAnsi="Times New Roman" w:cs="Times New Roman"/>
          <w:color w:val="000000"/>
          <w:sz w:val="28"/>
          <w:szCs w:val="28"/>
          <w:lang w:val="ru-RU"/>
        </w:rPr>
        <w:t xml:space="preserve"> </w:t>
      </w:r>
      <w:r w:rsidRPr="00486CA2">
        <w:rPr>
          <w:rFonts w:ascii="Times New Roman" w:eastAsia="Calibri" w:hAnsi="Times New Roman" w:cs="Times New Roman"/>
          <w:color w:val="000000"/>
          <w:sz w:val="28"/>
          <w:szCs w:val="28"/>
          <w:lang w:val="ru-RU"/>
        </w:rPr>
        <w:t>[Электронный</w:t>
      </w:r>
      <w:r w:rsidR="0095000D">
        <w:rPr>
          <w:rFonts w:ascii="Times New Roman" w:eastAsia="Calibri" w:hAnsi="Times New Roman" w:cs="Times New Roman"/>
          <w:color w:val="000000"/>
          <w:sz w:val="28"/>
          <w:szCs w:val="28"/>
          <w:lang w:val="ru-RU"/>
        </w:rPr>
        <w:t xml:space="preserve"> </w:t>
      </w:r>
      <w:r w:rsidRPr="00486CA2">
        <w:rPr>
          <w:rFonts w:ascii="Times New Roman" w:eastAsia="Calibri" w:hAnsi="Times New Roman" w:cs="Times New Roman"/>
          <w:color w:val="000000"/>
          <w:sz w:val="28"/>
          <w:szCs w:val="28"/>
          <w:lang w:val="ru-RU"/>
        </w:rPr>
        <w:t xml:space="preserve">ресурс]. – Режим доступа: </w:t>
      </w:r>
      <w:r w:rsidR="007E4046" w:rsidRPr="00486CA2">
        <w:rPr>
          <w:rFonts w:ascii="Times New Roman" w:eastAsia="Calibri" w:hAnsi="Times New Roman" w:cs="Times New Roman"/>
          <w:color w:val="000000"/>
          <w:sz w:val="28"/>
          <w:szCs w:val="28"/>
          <w:lang w:val="ru-RU"/>
        </w:rPr>
        <w:t>https://konbert.com/blog/import-json-into-postgres-using-copy</w:t>
      </w:r>
      <w:r w:rsidRPr="00486CA2">
        <w:rPr>
          <w:rFonts w:ascii="Times New Roman" w:eastAsia="Calibri" w:hAnsi="Times New Roman" w:cs="Times New Roman"/>
          <w:color w:val="000000"/>
          <w:sz w:val="28"/>
          <w:szCs w:val="28"/>
          <w:lang w:val="ru-RU"/>
        </w:rPr>
        <w:t>.</w:t>
      </w:r>
      <w:r w:rsidR="0095000D">
        <w:rPr>
          <w:rFonts w:ascii="Times New Roman" w:eastAsia="Calibri" w:hAnsi="Times New Roman" w:cs="Times New Roman"/>
          <w:color w:val="000000"/>
          <w:sz w:val="28"/>
          <w:szCs w:val="28"/>
          <w:lang w:val="ru-RU"/>
        </w:rPr>
        <w:t xml:space="preserve"> </w:t>
      </w:r>
      <w:r w:rsidRPr="00486CA2">
        <w:rPr>
          <w:rFonts w:ascii="Times New Roman" w:eastAsia="Calibri" w:hAnsi="Times New Roman" w:cs="Times New Roman"/>
          <w:color w:val="000000"/>
          <w:sz w:val="28"/>
          <w:szCs w:val="28"/>
          <w:lang w:val="ru-RU"/>
        </w:rPr>
        <w:t>–</w:t>
      </w:r>
      <w:r w:rsidR="0095000D">
        <w:rPr>
          <w:rFonts w:ascii="Times New Roman" w:eastAsia="Calibri" w:hAnsi="Times New Roman" w:cs="Times New Roman"/>
          <w:color w:val="000000"/>
          <w:sz w:val="28"/>
          <w:szCs w:val="28"/>
          <w:lang w:val="ru-RU"/>
        </w:rPr>
        <w:t xml:space="preserve"> </w:t>
      </w:r>
      <w:r w:rsidRPr="00486CA2">
        <w:rPr>
          <w:rFonts w:ascii="Times New Roman" w:eastAsia="Calibri" w:hAnsi="Times New Roman" w:cs="Times New Roman"/>
          <w:color w:val="000000"/>
          <w:sz w:val="28"/>
          <w:szCs w:val="28"/>
          <w:lang w:val="ru-RU"/>
        </w:rPr>
        <w:t xml:space="preserve">Дата доступа: </w:t>
      </w:r>
      <w:r w:rsidR="00486CA2" w:rsidRPr="00486CA2">
        <w:rPr>
          <w:rFonts w:ascii="Times New Roman" w:eastAsia="Calibri" w:hAnsi="Times New Roman" w:cs="Times New Roman"/>
          <w:color w:val="000000"/>
          <w:sz w:val="28"/>
          <w:szCs w:val="28"/>
          <w:lang w:val="ru-RU"/>
        </w:rPr>
        <w:t>0</w:t>
      </w:r>
      <w:r w:rsidR="000A0257" w:rsidRPr="00486CA2">
        <w:rPr>
          <w:rFonts w:ascii="Times New Roman" w:eastAsia="Calibri" w:hAnsi="Times New Roman" w:cs="Times New Roman"/>
          <w:color w:val="000000"/>
          <w:sz w:val="28"/>
          <w:szCs w:val="28"/>
          <w:lang w:val="ru-RU"/>
        </w:rPr>
        <w:t>7</w:t>
      </w:r>
      <w:r w:rsidRPr="00486CA2">
        <w:rPr>
          <w:rFonts w:ascii="Times New Roman" w:eastAsia="Calibri" w:hAnsi="Times New Roman" w:cs="Times New Roman"/>
          <w:color w:val="000000"/>
          <w:sz w:val="28"/>
          <w:szCs w:val="28"/>
          <w:lang w:val="ru-RU"/>
        </w:rPr>
        <w:t>.05.2023</w:t>
      </w:r>
      <w:r w:rsidR="00262518">
        <w:rPr>
          <w:rFonts w:ascii="Times New Roman" w:eastAsia="Calibri" w:hAnsi="Times New Roman" w:cs="Times New Roman"/>
          <w:color w:val="000000"/>
          <w:sz w:val="28"/>
          <w:szCs w:val="28"/>
          <w:lang w:val="ru-RU"/>
        </w:rPr>
        <w:t>.</w:t>
      </w:r>
    </w:p>
    <w:p w14:paraId="509FA253" w14:textId="48890DF6" w:rsidR="00646FE8" w:rsidRPr="00646FE8" w:rsidRDefault="00646FE8" w:rsidP="00646FE8">
      <w:pPr>
        <w:numPr>
          <w:ilvl w:val="0"/>
          <w:numId w:val="36"/>
        </w:numPr>
        <w:spacing w:after="0"/>
        <w:ind w:firstLine="709"/>
        <w:contextualSpacing/>
        <w:jc w:val="both"/>
        <w:rPr>
          <w:rFonts w:ascii="Times New Roman" w:eastAsia="Calibri" w:hAnsi="Times New Roman" w:cs="Times New Roman"/>
          <w:color w:val="000000"/>
          <w:sz w:val="28"/>
          <w:szCs w:val="28"/>
          <w:lang w:val="ru-RU"/>
        </w:rPr>
      </w:pPr>
      <w:r w:rsidRPr="00646FE8">
        <w:rPr>
          <w:rFonts w:ascii="Times New Roman" w:hAnsi="Times New Roman" w:cs="Times New Roman"/>
          <w:color w:val="333333"/>
          <w:sz w:val="28"/>
          <w:szCs w:val="28"/>
          <w:lang w:val="ru-RU"/>
        </w:rPr>
        <w:t xml:space="preserve">Основы мониторинга </w:t>
      </w:r>
      <w:r w:rsidRPr="00646FE8">
        <w:rPr>
          <w:rFonts w:ascii="Times New Roman" w:hAnsi="Times New Roman" w:cs="Times New Roman"/>
          <w:color w:val="333333"/>
          <w:sz w:val="28"/>
          <w:szCs w:val="28"/>
        </w:rPr>
        <w:t>PostgreSQL</w:t>
      </w:r>
      <w:r w:rsidRPr="00646FE8">
        <w:rPr>
          <w:rFonts w:ascii="Times New Roman" w:eastAsia="Calibri" w:hAnsi="Times New Roman" w:cs="Times New Roman"/>
          <w:color w:val="000000"/>
          <w:sz w:val="36"/>
          <w:szCs w:val="36"/>
          <w:lang w:val="ru-RU"/>
        </w:rPr>
        <w:t xml:space="preserve"> </w:t>
      </w:r>
      <w:r w:rsidRPr="00486CA2">
        <w:rPr>
          <w:rFonts w:ascii="Times New Roman" w:eastAsia="Calibri" w:hAnsi="Times New Roman" w:cs="Times New Roman"/>
          <w:color w:val="000000"/>
          <w:sz w:val="28"/>
          <w:szCs w:val="28"/>
          <w:lang w:val="ru-RU"/>
        </w:rPr>
        <w:t>[Электронный</w:t>
      </w:r>
      <w:r>
        <w:rPr>
          <w:rFonts w:ascii="Times New Roman" w:eastAsia="Calibri" w:hAnsi="Times New Roman" w:cs="Times New Roman"/>
          <w:color w:val="000000"/>
          <w:sz w:val="28"/>
          <w:szCs w:val="28"/>
          <w:lang w:val="ru-RU"/>
        </w:rPr>
        <w:t xml:space="preserve"> </w:t>
      </w:r>
      <w:r w:rsidRPr="00486CA2">
        <w:rPr>
          <w:rFonts w:ascii="Times New Roman" w:eastAsia="Calibri" w:hAnsi="Times New Roman" w:cs="Times New Roman"/>
          <w:color w:val="000000"/>
          <w:sz w:val="28"/>
          <w:szCs w:val="28"/>
          <w:lang w:val="ru-RU"/>
        </w:rPr>
        <w:t xml:space="preserve">ресурс]. – Режим доступа: </w:t>
      </w:r>
      <w:r w:rsidRPr="00646FE8">
        <w:rPr>
          <w:rFonts w:ascii="Times New Roman" w:eastAsia="Calibri" w:hAnsi="Times New Roman" w:cs="Times New Roman"/>
          <w:color w:val="000000"/>
          <w:sz w:val="28"/>
          <w:szCs w:val="28"/>
          <w:lang w:val="ru-RU"/>
        </w:rPr>
        <w:t>https://habr.com/ru/articles/486710/</w:t>
      </w:r>
      <w:r w:rsidRPr="00486CA2">
        <w:rPr>
          <w:rFonts w:ascii="Times New Roman" w:eastAsia="Calibri" w:hAnsi="Times New Roman" w:cs="Times New Roman"/>
          <w:color w:val="000000"/>
          <w:sz w:val="28"/>
          <w:szCs w:val="28"/>
          <w:lang w:val="ru-RU"/>
        </w:rPr>
        <w:t>.</w:t>
      </w:r>
      <w:r>
        <w:rPr>
          <w:rFonts w:ascii="Times New Roman" w:eastAsia="Calibri" w:hAnsi="Times New Roman" w:cs="Times New Roman"/>
          <w:color w:val="000000"/>
          <w:sz w:val="28"/>
          <w:szCs w:val="28"/>
          <w:lang w:val="ru-RU"/>
        </w:rPr>
        <w:t xml:space="preserve"> </w:t>
      </w:r>
      <w:r w:rsidRPr="00486CA2">
        <w:rPr>
          <w:rFonts w:ascii="Times New Roman" w:eastAsia="Calibri" w:hAnsi="Times New Roman" w:cs="Times New Roman"/>
          <w:color w:val="000000"/>
          <w:sz w:val="28"/>
          <w:szCs w:val="28"/>
          <w:lang w:val="ru-RU"/>
        </w:rPr>
        <w:t>–</w:t>
      </w:r>
      <w:r>
        <w:rPr>
          <w:rFonts w:ascii="Times New Roman" w:eastAsia="Calibri" w:hAnsi="Times New Roman" w:cs="Times New Roman"/>
          <w:color w:val="000000"/>
          <w:sz w:val="28"/>
          <w:szCs w:val="28"/>
          <w:lang w:val="ru-RU"/>
        </w:rPr>
        <w:t xml:space="preserve"> </w:t>
      </w:r>
      <w:r w:rsidRPr="00486CA2">
        <w:rPr>
          <w:rFonts w:ascii="Times New Roman" w:eastAsia="Calibri" w:hAnsi="Times New Roman" w:cs="Times New Roman"/>
          <w:color w:val="000000"/>
          <w:sz w:val="28"/>
          <w:szCs w:val="28"/>
          <w:lang w:val="ru-RU"/>
        </w:rPr>
        <w:t>Дата доступа: 0</w:t>
      </w:r>
      <w:r>
        <w:rPr>
          <w:rFonts w:ascii="Times New Roman" w:eastAsia="Calibri" w:hAnsi="Times New Roman" w:cs="Times New Roman"/>
          <w:color w:val="000000"/>
          <w:sz w:val="28"/>
          <w:szCs w:val="28"/>
          <w:lang w:val="ru-RU"/>
        </w:rPr>
        <w:t>8</w:t>
      </w:r>
      <w:r w:rsidRPr="00486CA2">
        <w:rPr>
          <w:rFonts w:ascii="Times New Roman" w:eastAsia="Calibri" w:hAnsi="Times New Roman" w:cs="Times New Roman"/>
          <w:color w:val="000000"/>
          <w:sz w:val="28"/>
          <w:szCs w:val="28"/>
          <w:lang w:val="ru-RU"/>
        </w:rPr>
        <w:t>.05.2023</w:t>
      </w:r>
      <w:r>
        <w:rPr>
          <w:rFonts w:ascii="Times New Roman" w:eastAsia="Calibri" w:hAnsi="Times New Roman" w:cs="Times New Roman"/>
          <w:color w:val="000000"/>
          <w:sz w:val="28"/>
          <w:szCs w:val="28"/>
          <w:lang w:val="ru-RU"/>
        </w:rPr>
        <w:t>.</w:t>
      </w:r>
    </w:p>
    <w:p w14:paraId="44F9CE13" w14:textId="28F68E93" w:rsidR="00B61CE2" w:rsidRDefault="00B61CE2">
      <w:pPr>
        <w:spacing w:after="0"/>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CB0E519" w14:textId="77777777" w:rsidR="00664E4A" w:rsidRPr="00FE7B7A" w:rsidRDefault="0016276E" w:rsidP="00BA5A77">
      <w:pPr>
        <w:pStyle w:val="NoSpacing"/>
        <w:rPr>
          <w:lang w:val="en-US"/>
        </w:rPr>
      </w:pPr>
      <w:bookmarkStart w:id="48" w:name="_Toc27209875"/>
      <w:bookmarkStart w:id="49" w:name="_Toc135302867"/>
      <w:bookmarkStart w:id="50" w:name="_Toc134993515"/>
      <w:r w:rsidRPr="00E74349">
        <w:lastRenderedPageBreak/>
        <w:t>Приложение</w:t>
      </w:r>
      <w:r w:rsidRPr="00FE7B7A">
        <w:rPr>
          <w:lang w:val="en-US"/>
        </w:rPr>
        <w:t xml:space="preserve"> </w:t>
      </w:r>
      <w:bookmarkEnd w:id="48"/>
      <w:r w:rsidRPr="00E74349">
        <w:t>А</w:t>
      </w:r>
      <w:bookmarkEnd w:id="49"/>
      <w:r w:rsidRPr="00FE7B7A">
        <w:rPr>
          <w:lang w:val="en-US"/>
        </w:rPr>
        <w:t xml:space="preserve"> </w:t>
      </w:r>
    </w:p>
    <w:p w14:paraId="1264E9A3" w14:textId="5A098B9F" w:rsidR="00164047" w:rsidRPr="00BA5A77" w:rsidRDefault="0016276E" w:rsidP="00BA5A77">
      <w:pPr>
        <w:jc w:val="center"/>
        <w:rPr>
          <w:rStyle w:val="TitleChar"/>
          <w:rFonts w:cs="Times New Roman"/>
        </w:rPr>
      </w:pPr>
      <w:r w:rsidRPr="00BA5A77">
        <w:rPr>
          <w:rStyle w:val="TitleChar"/>
          <w:rFonts w:cs="Times New Roman"/>
          <w:lang w:val="ru-RU"/>
        </w:rPr>
        <w:t>Листинг</w:t>
      </w:r>
      <w:r w:rsidRPr="00BA5A77">
        <w:rPr>
          <w:rStyle w:val="TitleChar"/>
          <w:rFonts w:cs="Times New Roman"/>
        </w:rPr>
        <w:t xml:space="preserve"> </w:t>
      </w:r>
      <w:r w:rsidRPr="00BA5A77">
        <w:rPr>
          <w:rStyle w:val="TitleChar"/>
          <w:rFonts w:cs="Times New Roman"/>
          <w:lang w:val="ru-RU"/>
        </w:rPr>
        <w:t>создания</w:t>
      </w:r>
      <w:r w:rsidRPr="00BA5A77">
        <w:rPr>
          <w:rStyle w:val="TitleChar"/>
          <w:rFonts w:cs="Times New Roman"/>
        </w:rPr>
        <w:t xml:space="preserve"> </w:t>
      </w:r>
      <w:r w:rsidRPr="00BA5A77">
        <w:rPr>
          <w:rStyle w:val="TitleChar"/>
          <w:rFonts w:cs="Times New Roman"/>
          <w:lang w:val="ru-RU"/>
        </w:rPr>
        <w:t>таблиц</w:t>
      </w:r>
      <w:bookmarkEnd w:id="50"/>
    </w:p>
    <w:p w14:paraId="24151470" w14:textId="77777777" w:rsidR="00F37C1F" w:rsidRPr="00F37C1F" w:rsidRDefault="00F37C1F" w:rsidP="00F37C1F">
      <w:pPr>
        <w:pStyle w:val="a1"/>
      </w:pPr>
      <w:r w:rsidRPr="00F37C1F">
        <w:t>CREATE TABLE IF NOT EXISTS public.base_category</w:t>
      </w:r>
    </w:p>
    <w:p w14:paraId="57BDC82E" w14:textId="77777777" w:rsidR="00F37C1F" w:rsidRPr="00F37C1F" w:rsidRDefault="00F37C1F" w:rsidP="00F37C1F">
      <w:pPr>
        <w:pStyle w:val="a1"/>
      </w:pPr>
      <w:r w:rsidRPr="00F37C1F">
        <w:t>(</w:t>
      </w:r>
    </w:p>
    <w:p w14:paraId="26B56F18" w14:textId="77777777" w:rsidR="00F37C1F" w:rsidRPr="00F37C1F" w:rsidRDefault="00F37C1F" w:rsidP="00F37C1F">
      <w:pPr>
        <w:pStyle w:val="a1"/>
      </w:pPr>
      <w:r w:rsidRPr="00F37C1F">
        <w:t xml:space="preserve">    id integer NOT NULL DEFAULT nextval('base_category_id_seq'::regclass),</w:t>
      </w:r>
    </w:p>
    <w:p w14:paraId="1973B227" w14:textId="77777777" w:rsidR="00F37C1F" w:rsidRPr="00F37C1F" w:rsidRDefault="00F37C1F" w:rsidP="00F37C1F">
      <w:pPr>
        <w:pStyle w:val="a1"/>
      </w:pPr>
      <w:r w:rsidRPr="00F37C1F">
        <w:t xml:space="preserve">    name character varying(200) COLLATE pg_catalog."default",</w:t>
      </w:r>
    </w:p>
    <w:p w14:paraId="0686521F" w14:textId="77777777" w:rsidR="00F37C1F" w:rsidRPr="00F37C1F" w:rsidRDefault="00F37C1F" w:rsidP="00F37C1F">
      <w:pPr>
        <w:pStyle w:val="a1"/>
      </w:pPr>
      <w:r w:rsidRPr="00F37C1F">
        <w:t xml:space="preserve">    CONSTRAINT base_category_pkey PRIMARY KEY (id)</w:t>
      </w:r>
    </w:p>
    <w:p w14:paraId="5B58E095" w14:textId="6A091B78" w:rsidR="00F37C1F" w:rsidRPr="00FE7B7A" w:rsidRDefault="00F37C1F" w:rsidP="00F37C1F">
      <w:pPr>
        <w:pStyle w:val="a1"/>
      </w:pPr>
      <w:r w:rsidRPr="00FE7B7A">
        <w:t>)</w:t>
      </w:r>
    </w:p>
    <w:p w14:paraId="6595A8E6" w14:textId="77777777" w:rsidR="00BB0619" w:rsidRPr="00FE7B7A" w:rsidRDefault="00BB0619" w:rsidP="00F37C1F">
      <w:pPr>
        <w:pStyle w:val="a1"/>
      </w:pPr>
    </w:p>
    <w:p w14:paraId="3B59BF81" w14:textId="77777777" w:rsidR="00BB0619" w:rsidRPr="00BB0619" w:rsidRDefault="00BB0619" w:rsidP="00BB0619">
      <w:pPr>
        <w:pStyle w:val="a1"/>
      </w:pPr>
      <w:r w:rsidRPr="00BB0619">
        <w:t>-- Table: public.auth_user</w:t>
      </w:r>
    </w:p>
    <w:p w14:paraId="7D14900D" w14:textId="77777777" w:rsidR="00BB0619" w:rsidRPr="00BB0619" w:rsidRDefault="00BB0619" w:rsidP="00BB0619">
      <w:pPr>
        <w:pStyle w:val="a1"/>
      </w:pPr>
    </w:p>
    <w:p w14:paraId="18E73AE9" w14:textId="77777777" w:rsidR="00BB0619" w:rsidRPr="00BB0619" w:rsidRDefault="00BB0619" w:rsidP="00BB0619">
      <w:pPr>
        <w:pStyle w:val="a1"/>
      </w:pPr>
      <w:r w:rsidRPr="00BB0619">
        <w:t>-- DROP TABLE IF EXISTS public.auth_user;</w:t>
      </w:r>
    </w:p>
    <w:p w14:paraId="79CBBD9B" w14:textId="77777777" w:rsidR="00BB0619" w:rsidRPr="00BB0619" w:rsidRDefault="00BB0619" w:rsidP="00BB0619">
      <w:pPr>
        <w:pStyle w:val="a1"/>
      </w:pPr>
    </w:p>
    <w:p w14:paraId="1835CFA8" w14:textId="77777777" w:rsidR="00BB0619" w:rsidRPr="00BB0619" w:rsidRDefault="00BB0619" w:rsidP="00BB0619">
      <w:pPr>
        <w:pStyle w:val="a1"/>
      </w:pPr>
      <w:r w:rsidRPr="00BB0619">
        <w:t>CREATE TABLE IF NOT EXISTS public.auth_user</w:t>
      </w:r>
    </w:p>
    <w:p w14:paraId="636C2CAE" w14:textId="77777777" w:rsidR="00BB0619" w:rsidRPr="00BB0619" w:rsidRDefault="00BB0619" w:rsidP="00BB0619">
      <w:pPr>
        <w:pStyle w:val="a1"/>
      </w:pPr>
      <w:r w:rsidRPr="00BB0619">
        <w:t>(</w:t>
      </w:r>
    </w:p>
    <w:p w14:paraId="47FB0872" w14:textId="77777777" w:rsidR="00BB0619" w:rsidRPr="00BB0619" w:rsidRDefault="00BB0619" w:rsidP="00BB0619">
      <w:pPr>
        <w:pStyle w:val="a1"/>
      </w:pPr>
      <w:r w:rsidRPr="00BB0619">
        <w:t xml:space="preserve">    id integer NOT NULL DEFAULT nextval('auth_user_id_seq'::regclass),</w:t>
      </w:r>
    </w:p>
    <w:p w14:paraId="047FD336" w14:textId="77777777" w:rsidR="00BB0619" w:rsidRPr="00BB0619" w:rsidRDefault="00BB0619" w:rsidP="00BB0619">
      <w:pPr>
        <w:pStyle w:val="a1"/>
      </w:pPr>
      <w:r w:rsidRPr="00BB0619">
        <w:t xml:space="preserve">    password character varying(128) COLLATE pg_catalog."default" NOT NULL,</w:t>
      </w:r>
    </w:p>
    <w:p w14:paraId="36D67145" w14:textId="77777777" w:rsidR="00BB0619" w:rsidRPr="00BB0619" w:rsidRDefault="00BB0619" w:rsidP="00BB0619">
      <w:pPr>
        <w:pStyle w:val="a1"/>
      </w:pPr>
      <w:r w:rsidRPr="00BB0619">
        <w:t xml:space="preserve">    last_login timestamp with time zone,</w:t>
      </w:r>
    </w:p>
    <w:p w14:paraId="5BC435D0" w14:textId="77777777" w:rsidR="00BB0619" w:rsidRPr="00BB0619" w:rsidRDefault="00BB0619" w:rsidP="00BB0619">
      <w:pPr>
        <w:pStyle w:val="a1"/>
      </w:pPr>
      <w:r w:rsidRPr="00BB0619">
        <w:t xml:space="preserve">    is_superuser boolean NOT NULL,</w:t>
      </w:r>
    </w:p>
    <w:p w14:paraId="11514CEC" w14:textId="77777777" w:rsidR="00BB0619" w:rsidRPr="00BB0619" w:rsidRDefault="00BB0619" w:rsidP="00BB0619">
      <w:pPr>
        <w:pStyle w:val="a1"/>
      </w:pPr>
      <w:r w:rsidRPr="00BB0619">
        <w:t xml:space="preserve">    username character varying(150) COLLATE pg_catalog."default" NOT NULL,</w:t>
      </w:r>
    </w:p>
    <w:p w14:paraId="7700C3D6" w14:textId="77777777" w:rsidR="00BB0619" w:rsidRPr="00BB0619" w:rsidRDefault="00BB0619" w:rsidP="00BB0619">
      <w:pPr>
        <w:pStyle w:val="a1"/>
      </w:pPr>
      <w:r w:rsidRPr="00BB0619">
        <w:t xml:space="preserve">    first_name character varying(150) COLLATE pg_catalog."default" NOT NULL,</w:t>
      </w:r>
    </w:p>
    <w:p w14:paraId="7365DB3B" w14:textId="77777777" w:rsidR="00BB0619" w:rsidRPr="00BB0619" w:rsidRDefault="00BB0619" w:rsidP="00BB0619">
      <w:pPr>
        <w:pStyle w:val="a1"/>
      </w:pPr>
      <w:r w:rsidRPr="00BB0619">
        <w:t xml:space="preserve">    last_name character varying(150) COLLATE pg_catalog."default" NOT NULL,</w:t>
      </w:r>
    </w:p>
    <w:p w14:paraId="25985541" w14:textId="77777777" w:rsidR="00BB0619" w:rsidRPr="00BB0619" w:rsidRDefault="00BB0619" w:rsidP="00BB0619">
      <w:pPr>
        <w:pStyle w:val="a1"/>
      </w:pPr>
      <w:r w:rsidRPr="00BB0619">
        <w:t xml:space="preserve">    email character varying(254) COLLATE pg_catalog."default" NOT NULL,</w:t>
      </w:r>
    </w:p>
    <w:p w14:paraId="600B6AF7" w14:textId="77777777" w:rsidR="00BB0619" w:rsidRPr="00BB0619" w:rsidRDefault="00BB0619" w:rsidP="00BB0619">
      <w:pPr>
        <w:pStyle w:val="a1"/>
      </w:pPr>
      <w:r w:rsidRPr="00BB0619">
        <w:t xml:space="preserve">    is_staff boolean NOT NULL,</w:t>
      </w:r>
    </w:p>
    <w:p w14:paraId="31136318" w14:textId="77777777" w:rsidR="00BB0619" w:rsidRPr="00BB0619" w:rsidRDefault="00BB0619" w:rsidP="00BB0619">
      <w:pPr>
        <w:pStyle w:val="a1"/>
      </w:pPr>
      <w:r w:rsidRPr="00BB0619">
        <w:t xml:space="preserve">    is_active boolean NOT NULL,</w:t>
      </w:r>
    </w:p>
    <w:p w14:paraId="4FCD4FA2" w14:textId="77777777" w:rsidR="00BB0619" w:rsidRPr="00BB0619" w:rsidRDefault="00BB0619" w:rsidP="00BB0619">
      <w:pPr>
        <w:pStyle w:val="a1"/>
      </w:pPr>
      <w:r w:rsidRPr="00BB0619">
        <w:t xml:space="preserve">    date_joined timestamp with time zone NOT NULL,</w:t>
      </w:r>
    </w:p>
    <w:p w14:paraId="1274D15F" w14:textId="77777777" w:rsidR="00BB0619" w:rsidRPr="00BB0619" w:rsidRDefault="00BB0619" w:rsidP="00BB0619">
      <w:pPr>
        <w:pStyle w:val="a1"/>
      </w:pPr>
      <w:r w:rsidRPr="00BB0619">
        <w:t xml:space="preserve">    CONSTRAINT auth_user_pkey PRIMARY KEY (id),</w:t>
      </w:r>
    </w:p>
    <w:p w14:paraId="2690E2FC" w14:textId="77777777" w:rsidR="00BB0619" w:rsidRPr="00BB0619" w:rsidRDefault="00BB0619" w:rsidP="00BB0619">
      <w:pPr>
        <w:pStyle w:val="a1"/>
      </w:pPr>
      <w:r w:rsidRPr="00BB0619">
        <w:t xml:space="preserve">    CONSTRAINT auth_user_username_key UNIQUE (username)</w:t>
      </w:r>
    </w:p>
    <w:p w14:paraId="1E9B0727" w14:textId="1F609D3D" w:rsidR="00BB0619" w:rsidRPr="00FE7B7A" w:rsidRDefault="00BB0619" w:rsidP="00BB0619">
      <w:pPr>
        <w:pStyle w:val="a1"/>
      </w:pPr>
      <w:r w:rsidRPr="00FE7B7A">
        <w:t>)</w:t>
      </w:r>
    </w:p>
    <w:p w14:paraId="4C5F5A3E" w14:textId="77777777" w:rsidR="0073306A" w:rsidRPr="00FE7B7A" w:rsidRDefault="0073306A" w:rsidP="00BB0619">
      <w:pPr>
        <w:pStyle w:val="a1"/>
      </w:pPr>
    </w:p>
    <w:p w14:paraId="5BF590B6" w14:textId="77777777" w:rsidR="0073306A" w:rsidRPr="0073306A" w:rsidRDefault="0073306A" w:rsidP="0073306A">
      <w:pPr>
        <w:pStyle w:val="a1"/>
      </w:pPr>
      <w:r w:rsidRPr="0073306A">
        <w:t>-- Table: public.base_courier</w:t>
      </w:r>
    </w:p>
    <w:p w14:paraId="76BD73B3" w14:textId="77777777" w:rsidR="0073306A" w:rsidRPr="0073306A" w:rsidRDefault="0073306A" w:rsidP="0073306A">
      <w:pPr>
        <w:pStyle w:val="a1"/>
      </w:pPr>
    </w:p>
    <w:p w14:paraId="5D0C9535" w14:textId="77777777" w:rsidR="0073306A" w:rsidRPr="0073306A" w:rsidRDefault="0073306A" w:rsidP="0073306A">
      <w:pPr>
        <w:pStyle w:val="a1"/>
      </w:pPr>
      <w:r w:rsidRPr="0073306A">
        <w:t>-- DROP TABLE IF EXISTS public.base_courier;</w:t>
      </w:r>
    </w:p>
    <w:p w14:paraId="46C503C5" w14:textId="77777777" w:rsidR="0073306A" w:rsidRPr="0073306A" w:rsidRDefault="0073306A" w:rsidP="0073306A">
      <w:pPr>
        <w:pStyle w:val="a1"/>
      </w:pPr>
    </w:p>
    <w:p w14:paraId="0F2E7D87" w14:textId="77777777" w:rsidR="0073306A" w:rsidRPr="0073306A" w:rsidRDefault="0073306A" w:rsidP="0073306A">
      <w:pPr>
        <w:pStyle w:val="a1"/>
      </w:pPr>
      <w:r w:rsidRPr="0073306A">
        <w:t>CREATE TABLE IF NOT EXISTS public.base_courier</w:t>
      </w:r>
    </w:p>
    <w:p w14:paraId="0592592C" w14:textId="77777777" w:rsidR="0073306A" w:rsidRPr="0073306A" w:rsidRDefault="0073306A" w:rsidP="0073306A">
      <w:pPr>
        <w:pStyle w:val="a1"/>
      </w:pPr>
      <w:r w:rsidRPr="0073306A">
        <w:t>(</w:t>
      </w:r>
    </w:p>
    <w:p w14:paraId="5A739824" w14:textId="77777777" w:rsidR="0073306A" w:rsidRPr="0073306A" w:rsidRDefault="0073306A" w:rsidP="0073306A">
      <w:pPr>
        <w:pStyle w:val="a1"/>
      </w:pPr>
      <w:r w:rsidRPr="0073306A">
        <w:t xml:space="preserve">    id integer NOT NULL DEFAULT nextval('base_courier_id_seq'::regclass),</w:t>
      </w:r>
    </w:p>
    <w:p w14:paraId="1FA08EE6" w14:textId="77777777" w:rsidR="0073306A" w:rsidRDefault="0073306A" w:rsidP="0073306A">
      <w:pPr>
        <w:pStyle w:val="a1"/>
      </w:pPr>
      <w:r w:rsidRPr="0073306A">
        <w:t xml:space="preserve">    name character varying(200) COLLATE pg_catalog."default",</w:t>
      </w:r>
    </w:p>
    <w:p w14:paraId="127B9252" w14:textId="1F4606B1" w:rsidR="00B468B7" w:rsidRPr="00B468B7" w:rsidRDefault="00B468B7" w:rsidP="00B468B7">
      <w:pPr>
        <w:spacing w:after="0"/>
        <w:rPr>
          <w:rFonts w:ascii="Courier New" w:hAnsi="Courier New" w:cs="Courier New"/>
          <w:sz w:val="24"/>
          <w:szCs w:val="24"/>
        </w:rPr>
      </w:pPr>
      <w:r>
        <w:br w:type="page"/>
      </w:r>
    </w:p>
    <w:p w14:paraId="6D96BDA8" w14:textId="77777777" w:rsidR="0073306A" w:rsidRPr="0073306A" w:rsidRDefault="0073306A" w:rsidP="0073306A">
      <w:pPr>
        <w:pStyle w:val="a1"/>
      </w:pPr>
      <w:r w:rsidRPr="0073306A">
        <w:lastRenderedPageBreak/>
        <w:t xml:space="preserve">    active boolean NOT NULL,</w:t>
      </w:r>
    </w:p>
    <w:p w14:paraId="4AF6C766" w14:textId="77777777" w:rsidR="0073306A" w:rsidRPr="0073306A" w:rsidRDefault="0073306A" w:rsidP="0073306A">
      <w:pPr>
        <w:pStyle w:val="a1"/>
      </w:pPr>
      <w:r w:rsidRPr="0073306A">
        <w:t xml:space="preserve">    user_id integer,</w:t>
      </w:r>
    </w:p>
    <w:p w14:paraId="784C6726" w14:textId="77777777" w:rsidR="0073306A" w:rsidRPr="0073306A" w:rsidRDefault="0073306A" w:rsidP="0073306A">
      <w:pPr>
        <w:pStyle w:val="a1"/>
      </w:pPr>
      <w:r w:rsidRPr="0073306A">
        <w:t xml:space="preserve">    CONSTRAINT base_courier_pkey PRIMARY KEY (id),</w:t>
      </w:r>
    </w:p>
    <w:p w14:paraId="261E0781" w14:textId="77777777" w:rsidR="0073306A" w:rsidRPr="0073306A" w:rsidRDefault="0073306A" w:rsidP="0073306A">
      <w:pPr>
        <w:pStyle w:val="a1"/>
      </w:pPr>
      <w:r w:rsidRPr="0073306A">
        <w:t xml:space="preserve">    CONSTRAINT base_courier_user_id_key UNIQUE (user_id),</w:t>
      </w:r>
    </w:p>
    <w:p w14:paraId="6912AC83" w14:textId="77777777" w:rsidR="0073306A" w:rsidRPr="0073306A" w:rsidRDefault="0073306A" w:rsidP="0073306A">
      <w:pPr>
        <w:pStyle w:val="a1"/>
      </w:pPr>
      <w:r w:rsidRPr="0073306A">
        <w:t xml:space="preserve">    CONSTRAINT base_courier_user_id_b17ae6e5_fk_auth_user_id FOREIGN KEY (user_id)</w:t>
      </w:r>
    </w:p>
    <w:p w14:paraId="0C7116D4" w14:textId="77777777" w:rsidR="0073306A" w:rsidRPr="0073306A" w:rsidRDefault="0073306A" w:rsidP="0073306A">
      <w:pPr>
        <w:pStyle w:val="a1"/>
      </w:pPr>
      <w:r w:rsidRPr="0073306A">
        <w:t xml:space="preserve">        REFERENCES public.auth_user (id) MATCH SIMPLE</w:t>
      </w:r>
    </w:p>
    <w:p w14:paraId="69857271" w14:textId="77777777" w:rsidR="0073306A" w:rsidRPr="0073306A" w:rsidRDefault="0073306A" w:rsidP="0073306A">
      <w:pPr>
        <w:pStyle w:val="a1"/>
      </w:pPr>
      <w:r w:rsidRPr="0073306A">
        <w:t xml:space="preserve">        ON UPDATE NO ACTION</w:t>
      </w:r>
    </w:p>
    <w:p w14:paraId="3F84586E" w14:textId="77777777" w:rsidR="0073306A" w:rsidRPr="0073306A" w:rsidRDefault="0073306A" w:rsidP="0073306A">
      <w:pPr>
        <w:pStyle w:val="a1"/>
      </w:pPr>
      <w:r w:rsidRPr="0073306A">
        <w:t xml:space="preserve">        ON DELETE NO ACTION</w:t>
      </w:r>
    </w:p>
    <w:p w14:paraId="534145B5" w14:textId="77777777" w:rsidR="0073306A" w:rsidRPr="00FE7B7A" w:rsidRDefault="0073306A" w:rsidP="0073306A">
      <w:pPr>
        <w:pStyle w:val="a1"/>
      </w:pPr>
      <w:r w:rsidRPr="0073306A">
        <w:t xml:space="preserve">        </w:t>
      </w:r>
      <w:r w:rsidRPr="00FE7B7A">
        <w:t>DEFERRABLE INITIALLY DEFERRED</w:t>
      </w:r>
    </w:p>
    <w:p w14:paraId="402EE40A" w14:textId="0A1C111E" w:rsidR="0073306A" w:rsidRPr="00FE7B7A" w:rsidRDefault="0073306A" w:rsidP="0073306A">
      <w:pPr>
        <w:pStyle w:val="a1"/>
      </w:pPr>
      <w:r w:rsidRPr="00FE7B7A">
        <w:t>)</w:t>
      </w:r>
    </w:p>
    <w:p w14:paraId="530112B4" w14:textId="77777777" w:rsidR="0073306A" w:rsidRPr="00FE7B7A" w:rsidRDefault="0073306A" w:rsidP="0073306A">
      <w:pPr>
        <w:pStyle w:val="a1"/>
      </w:pPr>
    </w:p>
    <w:p w14:paraId="53AED12F" w14:textId="77777777" w:rsidR="0073306A" w:rsidRPr="0073306A" w:rsidRDefault="0073306A" w:rsidP="0073306A">
      <w:pPr>
        <w:pStyle w:val="a1"/>
      </w:pPr>
      <w:r w:rsidRPr="0073306A">
        <w:t>-- Table: public.base_order</w:t>
      </w:r>
    </w:p>
    <w:p w14:paraId="749BE325" w14:textId="77777777" w:rsidR="0073306A" w:rsidRPr="0073306A" w:rsidRDefault="0073306A" w:rsidP="0073306A">
      <w:pPr>
        <w:pStyle w:val="a1"/>
      </w:pPr>
    </w:p>
    <w:p w14:paraId="1B6608F1" w14:textId="77777777" w:rsidR="0073306A" w:rsidRPr="0073306A" w:rsidRDefault="0073306A" w:rsidP="0073306A">
      <w:pPr>
        <w:pStyle w:val="a1"/>
      </w:pPr>
      <w:r w:rsidRPr="0073306A">
        <w:t>-- DROP TABLE IF EXISTS public.base_order;</w:t>
      </w:r>
    </w:p>
    <w:p w14:paraId="3471BAD3" w14:textId="77777777" w:rsidR="0073306A" w:rsidRPr="0073306A" w:rsidRDefault="0073306A" w:rsidP="0073306A">
      <w:pPr>
        <w:pStyle w:val="a1"/>
      </w:pPr>
    </w:p>
    <w:p w14:paraId="0A19101D" w14:textId="77777777" w:rsidR="0073306A" w:rsidRPr="0073306A" w:rsidRDefault="0073306A" w:rsidP="0073306A">
      <w:pPr>
        <w:pStyle w:val="a1"/>
      </w:pPr>
      <w:r w:rsidRPr="0073306A">
        <w:t>CREATE TABLE IF NOT EXISTS public.base_order</w:t>
      </w:r>
    </w:p>
    <w:p w14:paraId="7E8BEBBE" w14:textId="77777777" w:rsidR="0073306A" w:rsidRPr="0073306A" w:rsidRDefault="0073306A" w:rsidP="0073306A">
      <w:pPr>
        <w:pStyle w:val="a1"/>
      </w:pPr>
      <w:r w:rsidRPr="0073306A">
        <w:t>(</w:t>
      </w:r>
    </w:p>
    <w:p w14:paraId="58DFD59A" w14:textId="77777777" w:rsidR="0073306A" w:rsidRPr="0073306A" w:rsidRDefault="0073306A" w:rsidP="0073306A">
      <w:pPr>
        <w:pStyle w:val="a1"/>
      </w:pPr>
      <w:r w:rsidRPr="0073306A">
        <w:t xml:space="preserve">    "paymentMethod" character varying(200) COLLATE pg_catalog."default",</w:t>
      </w:r>
    </w:p>
    <w:p w14:paraId="1E125F45" w14:textId="77777777" w:rsidR="0073306A" w:rsidRPr="0073306A" w:rsidRDefault="0073306A" w:rsidP="0073306A">
      <w:pPr>
        <w:pStyle w:val="a1"/>
      </w:pPr>
      <w:r w:rsidRPr="0073306A">
        <w:t xml:space="preserve">    "taxPrice" numeric(7,2),</w:t>
      </w:r>
    </w:p>
    <w:p w14:paraId="41DDAA3D" w14:textId="77777777" w:rsidR="0073306A" w:rsidRPr="0073306A" w:rsidRDefault="0073306A" w:rsidP="0073306A">
      <w:pPr>
        <w:pStyle w:val="a1"/>
      </w:pPr>
      <w:r w:rsidRPr="0073306A">
        <w:t xml:space="preserve">    "shippingPrice" numeric(7,2),</w:t>
      </w:r>
    </w:p>
    <w:p w14:paraId="6FD8CDA2" w14:textId="77777777" w:rsidR="0073306A" w:rsidRPr="0073306A" w:rsidRDefault="0073306A" w:rsidP="0073306A">
      <w:pPr>
        <w:pStyle w:val="a1"/>
      </w:pPr>
      <w:r w:rsidRPr="0073306A">
        <w:t xml:space="preserve">    "totalPrice" numeric(7,2),</w:t>
      </w:r>
    </w:p>
    <w:p w14:paraId="6B55BA22" w14:textId="77777777" w:rsidR="0073306A" w:rsidRPr="0073306A" w:rsidRDefault="0073306A" w:rsidP="0073306A">
      <w:pPr>
        <w:pStyle w:val="a1"/>
      </w:pPr>
      <w:r w:rsidRPr="0073306A">
        <w:t xml:space="preserve">    "isPaid" boolean NOT NULL,</w:t>
      </w:r>
    </w:p>
    <w:p w14:paraId="52D294F9" w14:textId="77777777" w:rsidR="0073306A" w:rsidRPr="0073306A" w:rsidRDefault="0073306A" w:rsidP="0073306A">
      <w:pPr>
        <w:pStyle w:val="a1"/>
      </w:pPr>
      <w:r w:rsidRPr="0073306A">
        <w:t xml:space="preserve">    "paidAt" timestamp with time zone,</w:t>
      </w:r>
    </w:p>
    <w:p w14:paraId="73AA0093" w14:textId="77777777" w:rsidR="0073306A" w:rsidRPr="0073306A" w:rsidRDefault="0073306A" w:rsidP="0073306A">
      <w:pPr>
        <w:pStyle w:val="a1"/>
      </w:pPr>
      <w:r w:rsidRPr="0073306A">
        <w:t xml:space="preserve">    "isDelivered" boolean NOT NULL,</w:t>
      </w:r>
    </w:p>
    <w:p w14:paraId="5BE50BB9" w14:textId="77777777" w:rsidR="0073306A" w:rsidRPr="0073306A" w:rsidRDefault="0073306A" w:rsidP="0073306A">
      <w:pPr>
        <w:pStyle w:val="a1"/>
      </w:pPr>
      <w:r w:rsidRPr="0073306A">
        <w:t xml:space="preserve">    "deliveredAt" timestamp with time zone,</w:t>
      </w:r>
    </w:p>
    <w:p w14:paraId="7CFFB004" w14:textId="77777777" w:rsidR="0073306A" w:rsidRPr="0073306A" w:rsidRDefault="0073306A" w:rsidP="0073306A">
      <w:pPr>
        <w:pStyle w:val="a1"/>
      </w:pPr>
      <w:r w:rsidRPr="0073306A">
        <w:t xml:space="preserve">    _id integer NOT NULL DEFAULT nextval('base_order__id_seq'::regclass),</w:t>
      </w:r>
    </w:p>
    <w:p w14:paraId="7810744C" w14:textId="77777777" w:rsidR="0073306A" w:rsidRPr="0073306A" w:rsidRDefault="0073306A" w:rsidP="0073306A">
      <w:pPr>
        <w:pStyle w:val="a1"/>
      </w:pPr>
      <w:r w:rsidRPr="0073306A">
        <w:t xml:space="preserve">    user_id integer,</w:t>
      </w:r>
    </w:p>
    <w:p w14:paraId="2A4A88B6" w14:textId="77777777" w:rsidR="0073306A" w:rsidRPr="0073306A" w:rsidRDefault="0073306A" w:rsidP="0073306A">
      <w:pPr>
        <w:pStyle w:val="a1"/>
      </w:pPr>
      <w:r w:rsidRPr="0073306A">
        <w:t xml:space="preserve">    "createdAt" timestamp with time zone NOT NULL,</w:t>
      </w:r>
    </w:p>
    <w:p w14:paraId="086B86C3" w14:textId="77777777" w:rsidR="0073306A" w:rsidRPr="0073306A" w:rsidRDefault="0073306A" w:rsidP="0073306A">
      <w:pPr>
        <w:pStyle w:val="a1"/>
      </w:pPr>
      <w:r w:rsidRPr="0073306A">
        <w:t xml:space="preserve">    status character varying(255) COLLATE pg_catalog."default" NOT NULL,</w:t>
      </w:r>
    </w:p>
    <w:p w14:paraId="201D95BF" w14:textId="77777777" w:rsidR="0073306A" w:rsidRPr="0073306A" w:rsidRDefault="0073306A" w:rsidP="0073306A">
      <w:pPr>
        <w:pStyle w:val="a1"/>
      </w:pPr>
      <w:r w:rsidRPr="0073306A">
        <w:t xml:space="preserve">    "deliveryTime" timestamp with time zone,</w:t>
      </w:r>
    </w:p>
    <w:p w14:paraId="2A068EFD" w14:textId="77777777" w:rsidR="0073306A" w:rsidRPr="0073306A" w:rsidRDefault="0073306A" w:rsidP="0073306A">
      <w:pPr>
        <w:pStyle w:val="a1"/>
      </w:pPr>
      <w:r w:rsidRPr="0073306A">
        <w:t xml:space="preserve">    CONSTRAINT base_order_pkey PRIMARY KEY (_id),</w:t>
      </w:r>
    </w:p>
    <w:p w14:paraId="58A84824" w14:textId="77777777" w:rsidR="0073306A" w:rsidRPr="0073306A" w:rsidRDefault="0073306A" w:rsidP="0073306A">
      <w:pPr>
        <w:pStyle w:val="a1"/>
      </w:pPr>
      <w:r w:rsidRPr="0073306A">
        <w:t xml:space="preserve">    CONSTRAINT base_order_user_id_8ad0adec_fk_auth_user_id FOREIGN KEY (user_id)</w:t>
      </w:r>
    </w:p>
    <w:p w14:paraId="4AE46AD0" w14:textId="77777777" w:rsidR="0073306A" w:rsidRPr="0073306A" w:rsidRDefault="0073306A" w:rsidP="0073306A">
      <w:pPr>
        <w:pStyle w:val="a1"/>
      </w:pPr>
      <w:r w:rsidRPr="0073306A">
        <w:t xml:space="preserve">        REFERENCES public.auth_user (id) MATCH SIMPLE</w:t>
      </w:r>
    </w:p>
    <w:p w14:paraId="37E29052" w14:textId="77777777" w:rsidR="0073306A" w:rsidRPr="0073306A" w:rsidRDefault="0073306A" w:rsidP="0073306A">
      <w:pPr>
        <w:pStyle w:val="a1"/>
      </w:pPr>
      <w:r w:rsidRPr="0073306A">
        <w:t xml:space="preserve">        ON UPDATE NO ACTION</w:t>
      </w:r>
    </w:p>
    <w:p w14:paraId="09C75CB4" w14:textId="77777777" w:rsidR="0073306A" w:rsidRPr="0073306A" w:rsidRDefault="0073306A" w:rsidP="0073306A">
      <w:pPr>
        <w:pStyle w:val="a1"/>
      </w:pPr>
      <w:r w:rsidRPr="0073306A">
        <w:t xml:space="preserve">        ON DELETE NO ACTION</w:t>
      </w:r>
    </w:p>
    <w:p w14:paraId="403C20BC" w14:textId="77777777" w:rsidR="0073306A" w:rsidRPr="00FE7B7A" w:rsidRDefault="0073306A" w:rsidP="0073306A">
      <w:pPr>
        <w:pStyle w:val="a1"/>
      </w:pPr>
      <w:r w:rsidRPr="0073306A">
        <w:t xml:space="preserve">        </w:t>
      </w:r>
      <w:r w:rsidRPr="00FE7B7A">
        <w:t>DEFERRABLE INITIALLY DEFERRED</w:t>
      </w:r>
    </w:p>
    <w:p w14:paraId="49254DE5" w14:textId="5DC0A0BD" w:rsidR="0073306A" w:rsidRPr="00FE7B7A" w:rsidRDefault="0073306A" w:rsidP="0073306A">
      <w:pPr>
        <w:pStyle w:val="a1"/>
      </w:pPr>
      <w:r w:rsidRPr="00FE7B7A">
        <w:t>)</w:t>
      </w:r>
    </w:p>
    <w:p w14:paraId="4C0E0D3A" w14:textId="77777777" w:rsidR="0073306A" w:rsidRPr="00FE7B7A" w:rsidRDefault="0073306A" w:rsidP="0073306A">
      <w:pPr>
        <w:pStyle w:val="a1"/>
      </w:pPr>
    </w:p>
    <w:p w14:paraId="514811F2" w14:textId="77777777" w:rsidR="0073306A" w:rsidRPr="0073306A" w:rsidRDefault="0073306A" w:rsidP="0073306A">
      <w:pPr>
        <w:pStyle w:val="a1"/>
      </w:pPr>
      <w:r w:rsidRPr="0073306A">
        <w:t>-- Table: public.base_orderitem</w:t>
      </w:r>
    </w:p>
    <w:p w14:paraId="54E55504" w14:textId="77777777" w:rsidR="0073306A" w:rsidRPr="0073306A" w:rsidRDefault="0073306A" w:rsidP="0073306A">
      <w:pPr>
        <w:pStyle w:val="a1"/>
      </w:pPr>
    </w:p>
    <w:p w14:paraId="7CFB6E10" w14:textId="77777777" w:rsidR="0073306A" w:rsidRPr="0073306A" w:rsidRDefault="0073306A" w:rsidP="0073306A">
      <w:pPr>
        <w:pStyle w:val="a1"/>
      </w:pPr>
      <w:r w:rsidRPr="0073306A">
        <w:t>-- DROP TABLE IF EXISTS public.base_orderitem;</w:t>
      </w:r>
    </w:p>
    <w:p w14:paraId="54BA666E" w14:textId="77777777" w:rsidR="0073306A" w:rsidRPr="0073306A" w:rsidRDefault="0073306A" w:rsidP="0073306A">
      <w:pPr>
        <w:pStyle w:val="a1"/>
      </w:pPr>
    </w:p>
    <w:p w14:paraId="0DF8654D" w14:textId="77777777" w:rsidR="0073306A" w:rsidRDefault="0073306A" w:rsidP="0073306A">
      <w:pPr>
        <w:pStyle w:val="a1"/>
      </w:pPr>
      <w:r w:rsidRPr="0073306A">
        <w:t>CREATE TABLE IF NOT EXISTS public.base_orderitem</w:t>
      </w:r>
    </w:p>
    <w:p w14:paraId="0A0058A7" w14:textId="2C167024" w:rsidR="00B468B7" w:rsidRPr="00B468B7" w:rsidRDefault="00B468B7" w:rsidP="00B468B7">
      <w:pPr>
        <w:spacing w:after="0"/>
        <w:rPr>
          <w:rFonts w:ascii="Courier New" w:hAnsi="Courier New" w:cs="Courier New"/>
          <w:sz w:val="24"/>
          <w:szCs w:val="24"/>
        </w:rPr>
      </w:pPr>
      <w:r>
        <w:br w:type="page"/>
      </w:r>
    </w:p>
    <w:p w14:paraId="0D52FE90" w14:textId="77777777" w:rsidR="0073306A" w:rsidRPr="0073306A" w:rsidRDefault="0073306A" w:rsidP="0073306A">
      <w:pPr>
        <w:pStyle w:val="a1"/>
      </w:pPr>
      <w:r w:rsidRPr="0073306A">
        <w:lastRenderedPageBreak/>
        <w:t>(</w:t>
      </w:r>
    </w:p>
    <w:p w14:paraId="43FC87A5" w14:textId="77777777" w:rsidR="0073306A" w:rsidRPr="0073306A" w:rsidRDefault="0073306A" w:rsidP="0073306A">
      <w:pPr>
        <w:pStyle w:val="a1"/>
      </w:pPr>
      <w:r w:rsidRPr="0073306A">
        <w:t xml:space="preserve">    name character varying(200) COLLATE pg_catalog."default",</w:t>
      </w:r>
    </w:p>
    <w:p w14:paraId="49EC9AA9" w14:textId="77777777" w:rsidR="0073306A" w:rsidRPr="0073306A" w:rsidRDefault="0073306A" w:rsidP="0073306A">
      <w:pPr>
        <w:pStyle w:val="a1"/>
      </w:pPr>
      <w:r w:rsidRPr="0073306A">
        <w:t xml:space="preserve">    qty integer,</w:t>
      </w:r>
    </w:p>
    <w:p w14:paraId="14F61772" w14:textId="77777777" w:rsidR="0073306A" w:rsidRPr="0073306A" w:rsidRDefault="0073306A" w:rsidP="0073306A">
      <w:pPr>
        <w:pStyle w:val="a1"/>
      </w:pPr>
      <w:r w:rsidRPr="0073306A">
        <w:t xml:space="preserve">    price numeric(7,2),</w:t>
      </w:r>
    </w:p>
    <w:p w14:paraId="3FEE1FEB" w14:textId="77777777" w:rsidR="0073306A" w:rsidRPr="0073306A" w:rsidRDefault="0073306A" w:rsidP="0073306A">
      <w:pPr>
        <w:pStyle w:val="a1"/>
      </w:pPr>
      <w:r w:rsidRPr="0073306A">
        <w:t xml:space="preserve">    image character varying(200) COLLATE pg_catalog."default",</w:t>
      </w:r>
    </w:p>
    <w:p w14:paraId="2D4B5A5B" w14:textId="77777777" w:rsidR="0073306A" w:rsidRPr="0073306A" w:rsidRDefault="0073306A" w:rsidP="0073306A">
      <w:pPr>
        <w:pStyle w:val="a1"/>
      </w:pPr>
      <w:r w:rsidRPr="0073306A">
        <w:t xml:space="preserve">    _id integer NOT NULL DEFAULT nextval('base_orderitem__id_seq'::regclass),</w:t>
      </w:r>
    </w:p>
    <w:p w14:paraId="3ED622AF" w14:textId="77777777" w:rsidR="0073306A" w:rsidRPr="0073306A" w:rsidRDefault="0073306A" w:rsidP="0073306A">
      <w:pPr>
        <w:pStyle w:val="a1"/>
      </w:pPr>
      <w:r w:rsidRPr="0073306A">
        <w:t xml:space="preserve">    order_id integer,</w:t>
      </w:r>
    </w:p>
    <w:p w14:paraId="37FD744F" w14:textId="77777777" w:rsidR="0073306A" w:rsidRPr="0073306A" w:rsidRDefault="0073306A" w:rsidP="0073306A">
      <w:pPr>
        <w:pStyle w:val="a1"/>
      </w:pPr>
      <w:r w:rsidRPr="0073306A">
        <w:t xml:space="preserve">    product_id integer,</w:t>
      </w:r>
    </w:p>
    <w:p w14:paraId="1163C149" w14:textId="77777777" w:rsidR="0073306A" w:rsidRPr="0073306A" w:rsidRDefault="0073306A" w:rsidP="0073306A">
      <w:pPr>
        <w:pStyle w:val="a1"/>
      </w:pPr>
      <w:r w:rsidRPr="0073306A">
        <w:t xml:space="preserve">    CONSTRAINT base_orderitem_pkey PRIMARY KEY (_id),</w:t>
      </w:r>
    </w:p>
    <w:p w14:paraId="3AFAC50B" w14:textId="77777777" w:rsidR="0073306A" w:rsidRPr="0073306A" w:rsidRDefault="0073306A" w:rsidP="0073306A">
      <w:pPr>
        <w:pStyle w:val="a1"/>
      </w:pPr>
      <w:r w:rsidRPr="0073306A">
        <w:t xml:space="preserve">    CONSTRAINT base_orderitem_order_id_aaa7f08a_fk_base_order__id FOREIGN KEY (order_id)</w:t>
      </w:r>
    </w:p>
    <w:p w14:paraId="41660153" w14:textId="77777777" w:rsidR="0073306A" w:rsidRPr="0073306A" w:rsidRDefault="0073306A" w:rsidP="0073306A">
      <w:pPr>
        <w:pStyle w:val="a1"/>
      </w:pPr>
      <w:r w:rsidRPr="0073306A">
        <w:t xml:space="preserve">        REFERENCES public.base_order (_id) MATCH SIMPLE</w:t>
      </w:r>
    </w:p>
    <w:p w14:paraId="014DAE30" w14:textId="77777777" w:rsidR="0073306A" w:rsidRPr="0073306A" w:rsidRDefault="0073306A" w:rsidP="0073306A">
      <w:pPr>
        <w:pStyle w:val="a1"/>
      </w:pPr>
      <w:r w:rsidRPr="0073306A">
        <w:t xml:space="preserve">        ON UPDATE NO ACTION</w:t>
      </w:r>
    </w:p>
    <w:p w14:paraId="1C202388" w14:textId="77777777" w:rsidR="0073306A" w:rsidRPr="0073306A" w:rsidRDefault="0073306A" w:rsidP="0073306A">
      <w:pPr>
        <w:pStyle w:val="a1"/>
      </w:pPr>
      <w:r w:rsidRPr="0073306A">
        <w:t xml:space="preserve">        ON DELETE NO ACTION</w:t>
      </w:r>
    </w:p>
    <w:p w14:paraId="17FFE5D0" w14:textId="77777777" w:rsidR="0073306A" w:rsidRPr="0073306A" w:rsidRDefault="0073306A" w:rsidP="0073306A">
      <w:pPr>
        <w:pStyle w:val="a1"/>
      </w:pPr>
      <w:r w:rsidRPr="0073306A">
        <w:t xml:space="preserve">        DEFERRABLE INITIALLY DEFERRED,</w:t>
      </w:r>
    </w:p>
    <w:p w14:paraId="4F200D87" w14:textId="77777777" w:rsidR="0073306A" w:rsidRPr="0073306A" w:rsidRDefault="0073306A" w:rsidP="0073306A">
      <w:pPr>
        <w:pStyle w:val="a1"/>
      </w:pPr>
      <w:r w:rsidRPr="0073306A">
        <w:t xml:space="preserve">    CONSTRAINT base_orderitem_product_id_397c77c4_fk_base_product__id FOREIGN KEY (product_id)</w:t>
      </w:r>
    </w:p>
    <w:p w14:paraId="1BB3D5A4" w14:textId="77777777" w:rsidR="0073306A" w:rsidRPr="0073306A" w:rsidRDefault="0073306A" w:rsidP="0073306A">
      <w:pPr>
        <w:pStyle w:val="a1"/>
      </w:pPr>
      <w:r w:rsidRPr="0073306A">
        <w:t xml:space="preserve">        REFERENCES public.base_product (_id) MATCH SIMPLE</w:t>
      </w:r>
    </w:p>
    <w:p w14:paraId="5D17AB6D" w14:textId="77777777" w:rsidR="0073306A" w:rsidRPr="0073306A" w:rsidRDefault="0073306A" w:rsidP="0073306A">
      <w:pPr>
        <w:pStyle w:val="a1"/>
      </w:pPr>
      <w:r w:rsidRPr="0073306A">
        <w:t xml:space="preserve">        ON UPDATE NO ACTION</w:t>
      </w:r>
    </w:p>
    <w:p w14:paraId="70184CEF" w14:textId="77777777" w:rsidR="0073306A" w:rsidRPr="0073306A" w:rsidRDefault="0073306A" w:rsidP="0073306A">
      <w:pPr>
        <w:pStyle w:val="a1"/>
      </w:pPr>
      <w:r w:rsidRPr="0073306A">
        <w:t xml:space="preserve">        ON DELETE NO ACTION</w:t>
      </w:r>
    </w:p>
    <w:p w14:paraId="6F4C72F1" w14:textId="77777777" w:rsidR="0073306A" w:rsidRPr="00FE7B7A" w:rsidRDefault="0073306A" w:rsidP="0073306A">
      <w:pPr>
        <w:pStyle w:val="a1"/>
      </w:pPr>
      <w:r w:rsidRPr="0073306A">
        <w:t xml:space="preserve">        </w:t>
      </w:r>
      <w:r w:rsidRPr="00FE7B7A">
        <w:t>DEFERRABLE INITIALLY DEFERRED</w:t>
      </w:r>
    </w:p>
    <w:p w14:paraId="6E1773B4" w14:textId="62E28D25" w:rsidR="0073306A" w:rsidRPr="00FE7B7A" w:rsidRDefault="0073306A" w:rsidP="0073306A">
      <w:pPr>
        <w:pStyle w:val="a1"/>
      </w:pPr>
      <w:r w:rsidRPr="00FE7B7A">
        <w:t>)</w:t>
      </w:r>
    </w:p>
    <w:p w14:paraId="49BA4868" w14:textId="77777777" w:rsidR="0073306A" w:rsidRPr="00FE7B7A" w:rsidRDefault="0073306A" w:rsidP="0073306A">
      <w:pPr>
        <w:pStyle w:val="a1"/>
      </w:pPr>
    </w:p>
    <w:p w14:paraId="5AF51A19" w14:textId="77777777" w:rsidR="0073306A" w:rsidRPr="0073306A" w:rsidRDefault="0073306A" w:rsidP="0073306A">
      <w:pPr>
        <w:pStyle w:val="a1"/>
      </w:pPr>
      <w:r w:rsidRPr="0073306A">
        <w:t>-- Table: public.base_product</w:t>
      </w:r>
    </w:p>
    <w:p w14:paraId="07F70A2D" w14:textId="77777777" w:rsidR="0073306A" w:rsidRPr="0073306A" w:rsidRDefault="0073306A" w:rsidP="0073306A">
      <w:pPr>
        <w:pStyle w:val="a1"/>
      </w:pPr>
    </w:p>
    <w:p w14:paraId="2B4E12B3" w14:textId="77777777" w:rsidR="0073306A" w:rsidRPr="0073306A" w:rsidRDefault="0073306A" w:rsidP="0073306A">
      <w:pPr>
        <w:pStyle w:val="a1"/>
      </w:pPr>
      <w:r w:rsidRPr="0073306A">
        <w:t>-- DROP TABLE IF EXISTS public.base_product;</w:t>
      </w:r>
    </w:p>
    <w:p w14:paraId="6D303943" w14:textId="77777777" w:rsidR="0073306A" w:rsidRPr="0073306A" w:rsidRDefault="0073306A" w:rsidP="0073306A">
      <w:pPr>
        <w:pStyle w:val="a1"/>
      </w:pPr>
    </w:p>
    <w:p w14:paraId="6E11B02E" w14:textId="77777777" w:rsidR="0073306A" w:rsidRPr="005D6E95" w:rsidRDefault="0073306A" w:rsidP="0073306A">
      <w:pPr>
        <w:pStyle w:val="a1"/>
      </w:pPr>
      <w:r w:rsidRPr="005D6E95">
        <w:t>CREATE TABLE IF NOT EXISTS public.base_product</w:t>
      </w:r>
    </w:p>
    <w:p w14:paraId="37A0C3D5" w14:textId="77777777" w:rsidR="0073306A" w:rsidRPr="005D6E95" w:rsidRDefault="0073306A" w:rsidP="0073306A">
      <w:pPr>
        <w:pStyle w:val="a1"/>
      </w:pPr>
      <w:r w:rsidRPr="005D6E95">
        <w:t>(</w:t>
      </w:r>
    </w:p>
    <w:p w14:paraId="2D85843E" w14:textId="77777777" w:rsidR="0073306A" w:rsidRPr="005D6E95" w:rsidRDefault="0073306A" w:rsidP="0073306A">
      <w:pPr>
        <w:pStyle w:val="a1"/>
      </w:pPr>
      <w:r w:rsidRPr="005D6E95">
        <w:t xml:space="preserve">    name character varying(200) COLLATE pg_catalog."default",</w:t>
      </w:r>
    </w:p>
    <w:p w14:paraId="762F0B66" w14:textId="77777777" w:rsidR="0073306A" w:rsidRPr="005D6E95" w:rsidRDefault="0073306A" w:rsidP="0073306A">
      <w:pPr>
        <w:pStyle w:val="a1"/>
      </w:pPr>
      <w:r w:rsidRPr="005D6E95">
        <w:t xml:space="preserve">    brand character varying(200) COLLATE pg_catalog."default",</w:t>
      </w:r>
    </w:p>
    <w:p w14:paraId="05D52FD6" w14:textId="77777777" w:rsidR="0073306A" w:rsidRPr="005D6E95" w:rsidRDefault="0073306A" w:rsidP="0073306A">
      <w:pPr>
        <w:pStyle w:val="a1"/>
      </w:pPr>
      <w:r w:rsidRPr="005D6E95">
        <w:t xml:space="preserve">    category_id integer,</w:t>
      </w:r>
    </w:p>
    <w:p w14:paraId="5E98C7E2" w14:textId="77777777" w:rsidR="0073306A" w:rsidRPr="005D6E95" w:rsidRDefault="0073306A" w:rsidP="0073306A">
      <w:pPr>
        <w:pStyle w:val="a1"/>
      </w:pPr>
      <w:r w:rsidRPr="005D6E95">
        <w:t xml:space="preserve">    description text COLLATE pg_catalog."default",</w:t>
      </w:r>
    </w:p>
    <w:p w14:paraId="26390A36" w14:textId="77777777" w:rsidR="0073306A" w:rsidRPr="005D6E95" w:rsidRDefault="0073306A" w:rsidP="0073306A">
      <w:pPr>
        <w:pStyle w:val="a1"/>
      </w:pPr>
      <w:r w:rsidRPr="005D6E95">
        <w:t xml:space="preserve">    rating numeric(7,2),</w:t>
      </w:r>
    </w:p>
    <w:p w14:paraId="75497CAD" w14:textId="77777777" w:rsidR="0073306A" w:rsidRPr="005D6E95" w:rsidRDefault="0073306A" w:rsidP="0073306A">
      <w:pPr>
        <w:pStyle w:val="a1"/>
      </w:pPr>
      <w:r w:rsidRPr="005D6E95">
        <w:t xml:space="preserve">    "numReviews" integer,</w:t>
      </w:r>
    </w:p>
    <w:p w14:paraId="1F40E87E" w14:textId="77777777" w:rsidR="0073306A" w:rsidRPr="005D6E95" w:rsidRDefault="0073306A" w:rsidP="0073306A">
      <w:pPr>
        <w:pStyle w:val="a1"/>
      </w:pPr>
      <w:r w:rsidRPr="005D6E95">
        <w:t xml:space="preserve">    price numeric(7,2),</w:t>
      </w:r>
    </w:p>
    <w:p w14:paraId="1823F621" w14:textId="77777777" w:rsidR="0073306A" w:rsidRPr="005D6E95" w:rsidRDefault="0073306A" w:rsidP="0073306A">
      <w:pPr>
        <w:pStyle w:val="a1"/>
      </w:pPr>
      <w:r w:rsidRPr="005D6E95">
        <w:t xml:space="preserve">    "countInStock" integer,</w:t>
      </w:r>
    </w:p>
    <w:p w14:paraId="36A606FD" w14:textId="77777777" w:rsidR="0073306A" w:rsidRPr="005D6E95" w:rsidRDefault="0073306A" w:rsidP="0073306A">
      <w:pPr>
        <w:pStyle w:val="a1"/>
      </w:pPr>
      <w:r w:rsidRPr="005D6E95">
        <w:t xml:space="preserve">    "createdAt" timestamp with time zone NOT NULL,</w:t>
      </w:r>
    </w:p>
    <w:p w14:paraId="1A66D7D4" w14:textId="77777777" w:rsidR="0073306A" w:rsidRPr="005D6E95" w:rsidRDefault="0073306A" w:rsidP="0073306A">
      <w:pPr>
        <w:pStyle w:val="a1"/>
      </w:pPr>
      <w:r w:rsidRPr="005D6E95">
        <w:t xml:space="preserve">    _id integer NOT NULL DEFAULT nextval('base_product__id_seq'::regclass),</w:t>
      </w:r>
    </w:p>
    <w:p w14:paraId="7672912A" w14:textId="77777777" w:rsidR="0073306A" w:rsidRPr="005D6E95" w:rsidRDefault="0073306A" w:rsidP="0073306A">
      <w:pPr>
        <w:pStyle w:val="a1"/>
      </w:pPr>
      <w:r w:rsidRPr="005D6E95">
        <w:t xml:space="preserve">    user_id integer,</w:t>
      </w:r>
    </w:p>
    <w:p w14:paraId="2437FE75" w14:textId="77777777" w:rsidR="0073306A" w:rsidRPr="005D6E95" w:rsidRDefault="0073306A" w:rsidP="0073306A">
      <w:pPr>
        <w:pStyle w:val="a1"/>
      </w:pPr>
      <w:r w:rsidRPr="005D6E95">
        <w:t xml:space="preserve">    image character varying(100) COLLATE pg_catalog."default",</w:t>
      </w:r>
    </w:p>
    <w:p w14:paraId="13298E45" w14:textId="77777777" w:rsidR="0073306A" w:rsidRPr="005D6E95" w:rsidRDefault="0073306A" w:rsidP="0073306A">
      <w:pPr>
        <w:pStyle w:val="a1"/>
      </w:pPr>
      <w:r w:rsidRPr="005D6E95">
        <w:t xml:space="preserve">    CONSTRAINT base_product_pkey PRIMARY KEY (_id),</w:t>
      </w:r>
    </w:p>
    <w:p w14:paraId="3C43B6A6" w14:textId="77777777" w:rsidR="0073306A" w:rsidRPr="005D6E95" w:rsidRDefault="0073306A" w:rsidP="0073306A">
      <w:pPr>
        <w:pStyle w:val="a1"/>
      </w:pPr>
      <w:r w:rsidRPr="005D6E95">
        <w:t xml:space="preserve">    CONSTRAINT base_product_category_id_2193a903_fk_base_category_id FOREIGN KEY (category_id)</w:t>
      </w:r>
    </w:p>
    <w:p w14:paraId="0CC2C005" w14:textId="77777777" w:rsidR="0073306A" w:rsidRPr="005D6E95" w:rsidRDefault="0073306A" w:rsidP="0073306A">
      <w:pPr>
        <w:pStyle w:val="a1"/>
      </w:pPr>
      <w:r w:rsidRPr="005D6E95">
        <w:t xml:space="preserve">        REFERENCES public.base_category (id) MATCH SIMPLE</w:t>
      </w:r>
    </w:p>
    <w:p w14:paraId="264D3EC2" w14:textId="77777777" w:rsidR="0073306A" w:rsidRDefault="0073306A" w:rsidP="0073306A">
      <w:pPr>
        <w:pStyle w:val="a1"/>
      </w:pPr>
      <w:r w:rsidRPr="005D6E95">
        <w:t xml:space="preserve">        ON UPDATE NO ACTION</w:t>
      </w:r>
    </w:p>
    <w:p w14:paraId="64A01B8D" w14:textId="78AD0A67" w:rsidR="00B468B7" w:rsidRPr="00B468B7" w:rsidRDefault="00B468B7" w:rsidP="00B468B7">
      <w:pPr>
        <w:spacing w:after="0"/>
        <w:rPr>
          <w:rFonts w:ascii="Courier New" w:hAnsi="Courier New" w:cs="Courier New"/>
          <w:sz w:val="24"/>
          <w:szCs w:val="24"/>
        </w:rPr>
      </w:pPr>
      <w:r>
        <w:br w:type="page"/>
      </w:r>
    </w:p>
    <w:p w14:paraId="7C6D6221" w14:textId="77777777" w:rsidR="0073306A" w:rsidRPr="005D6E95" w:rsidRDefault="0073306A" w:rsidP="0073306A">
      <w:pPr>
        <w:pStyle w:val="a1"/>
      </w:pPr>
      <w:r w:rsidRPr="005D6E95">
        <w:lastRenderedPageBreak/>
        <w:t xml:space="preserve">        ON DELETE NO ACTION</w:t>
      </w:r>
    </w:p>
    <w:p w14:paraId="0B5A7B09" w14:textId="77777777" w:rsidR="0073306A" w:rsidRPr="005D6E95" w:rsidRDefault="0073306A" w:rsidP="0073306A">
      <w:pPr>
        <w:pStyle w:val="a1"/>
      </w:pPr>
      <w:r w:rsidRPr="005D6E95">
        <w:t xml:space="preserve">        DEFERRABLE INITIALLY DEFERRED,</w:t>
      </w:r>
    </w:p>
    <w:p w14:paraId="292EC33D" w14:textId="77777777" w:rsidR="0073306A" w:rsidRPr="005D6E95" w:rsidRDefault="0073306A" w:rsidP="0073306A">
      <w:pPr>
        <w:pStyle w:val="a1"/>
      </w:pPr>
      <w:r w:rsidRPr="005D6E95">
        <w:t xml:space="preserve">    CONSTRAINT base_product_user_id_95204f5a_fk_auth_user_id FOREIGN KEY (user_id)</w:t>
      </w:r>
    </w:p>
    <w:p w14:paraId="0204D321" w14:textId="77777777" w:rsidR="0073306A" w:rsidRPr="005D6E95" w:rsidRDefault="0073306A" w:rsidP="0073306A">
      <w:pPr>
        <w:pStyle w:val="a1"/>
      </w:pPr>
      <w:r w:rsidRPr="005D6E95">
        <w:t xml:space="preserve">        REFERENCES public.auth_user (id) MATCH SIMPLE</w:t>
      </w:r>
    </w:p>
    <w:p w14:paraId="0E2455E9" w14:textId="77777777" w:rsidR="0073306A" w:rsidRPr="005D6E95" w:rsidRDefault="0073306A" w:rsidP="0073306A">
      <w:pPr>
        <w:pStyle w:val="a1"/>
      </w:pPr>
      <w:r w:rsidRPr="005D6E95">
        <w:t xml:space="preserve">        ON UPDATE NO ACTION</w:t>
      </w:r>
    </w:p>
    <w:p w14:paraId="2300729D" w14:textId="77777777" w:rsidR="0073306A" w:rsidRPr="005D6E95" w:rsidRDefault="0073306A" w:rsidP="0073306A">
      <w:pPr>
        <w:pStyle w:val="a1"/>
      </w:pPr>
      <w:r w:rsidRPr="005D6E95">
        <w:t xml:space="preserve">        ON DELETE NO ACTION</w:t>
      </w:r>
    </w:p>
    <w:p w14:paraId="6339A688" w14:textId="77777777" w:rsidR="0073306A" w:rsidRPr="00FE7B7A" w:rsidRDefault="0073306A" w:rsidP="0073306A">
      <w:pPr>
        <w:pStyle w:val="a1"/>
      </w:pPr>
      <w:r w:rsidRPr="005D6E95">
        <w:t xml:space="preserve">        </w:t>
      </w:r>
      <w:r w:rsidRPr="00FE7B7A">
        <w:t>DEFERRABLE INITIALLY DEFERRED</w:t>
      </w:r>
    </w:p>
    <w:p w14:paraId="510CAD09" w14:textId="35B6A3C5" w:rsidR="0073306A" w:rsidRPr="00FE7B7A" w:rsidRDefault="0073306A" w:rsidP="0073306A">
      <w:pPr>
        <w:pStyle w:val="a1"/>
      </w:pPr>
      <w:r w:rsidRPr="00FE7B7A">
        <w:t>)</w:t>
      </w:r>
    </w:p>
    <w:p w14:paraId="420101A0" w14:textId="77777777" w:rsidR="005D6E95" w:rsidRPr="00FE7B7A" w:rsidRDefault="005D6E95" w:rsidP="0073306A">
      <w:pPr>
        <w:pStyle w:val="a1"/>
      </w:pPr>
    </w:p>
    <w:p w14:paraId="3263BB2C" w14:textId="77777777" w:rsidR="005D6E95" w:rsidRPr="005D6E95" w:rsidRDefault="005D6E95" w:rsidP="005D6E95">
      <w:pPr>
        <w:pStyle w:val="a1"/>
      </w:pPr>
      <w:r w:rsidRPr="005D6E95">
        <w:t>-- Table: public.base_review</w:t>
      </w:r>
    </w:p>
    <w:p w14:paraId="37106758" w14:textId="77777777" w:rsidR="005D6E95" w:rsidRPr="005D6E95" w:rsidRDefault="005D6E95" w:rsidP="005D6E95">
      <w:pPr>
        <w:pStyle w:val="a1"/>
      </w:pPr>
    </w:p>
    <w:p w14:paraId="0B596514" w14:textId="77777777" w:rsidR="005D6E95" w:rsidRPr="005D6E95" w:rsidRDefault="005D6E95" w:rsidP="005D6E95">
      <w:pPr>
        <w:pStyle w:val="a1"/>
      </w:pPr>
      <w:r w:rsidRPr="005D6E95">
        <w:t>-- DROP TABLE IF EXISTS public.base_review;</w:t>
      </w:r>
    </w:p>
    <w:p w14:paraId="7F875607" w14:textId="77777777" w:rsidR="005D6E95" w:rsidRPr="005D6E95" w:rsidRDefault="005D6E95" w:rsidP="005D6E95">
      <w:pPr>
        <w:pStyle w:val="a1"/>
      </w:pPr>
    </w:p>
    <w:p w14:paraId="05FC395E" w14:textId="77777777" w:rsidR="005D6E95" w:rsidRPr="005D6E95" w:rsidRDefault="005D6E95" w:rsidP="005D6E95">
      <w:pPr>
        <w:pStyle w:val="a1"/>
      </w:pPr>
      <w:r w:rsidRPr="005D6E95">
        <w:t>CREATE TABLE IF NOT EXISTS public.base_review</w:t>
      </w:r>
    </w:p>
    <w:p w14:paraId="38317123" w14:textId="77777777" w:rsidR="005D6E95" w:rsidRPr="005D6E95" w:rsidRDefault="005D6E95" w:rsidP="005D6E95">
      <w:pPr>
        <w:pStyle w:val="a1"/>
      </w:pPr>
      <w:r w:rsidRPr="005D6E95">
        <w:t>(</w:t>
      </w:r>
    </w:p>
    <w:p w14:paraId="5BCE2913" w14:textId="77777777" w:rsidR="005D6E95" w:rsidRPr="005D6E95" w:rsidRDefault="005D6E95" w:rsidP="005D6E95">
      <w:pPr>
        <w:pStyle w:val="a1"/>
      </w:pPr>
      <w:r w:rsidRPr="005D6E95">
        <w:t xml:space="preserve">    name character varying(200) COLLATE pg_catalog."default",</w:t>
      </w:r>
    </w:p>
    <w:p w14:paraId="0F0AA42F" w14:textId="77777777" w:rsidR="005D6E95" w:rsidRPr="005D6E95" w:rsidRDefault="005D6E95" w:rsidP="005D6E95">
      <w:pPr>
        <w:pStyle w:val="a1"/>
      </w:pPr>
      <w:r w:rsidRPr="005D6E95">
        <w:t xml:space="preserve">    rating integer,</w:t>
      </w:r>
    </w:p>
    <w:p w14:paraId="2649503B" w14:textId="77777777" w:rsidR="005D6E95" w:rsidRPr="005D6E95" w:rsidRDefault="005D6E95" w:rsidP="005D6E95">
      <w:pPr>
        <w:pStyle w:val="a1"/>
      </w:pPr>
      <w:r w:rsidRPr="005D6E95">
        <w:t xml:space="preserve">    comment text COLLATE pg_catalog."default",</w:t>
      </w:r>
    </w:p>
    <w:p w14:paraId="6597A0E7" w14:textId="77777777" w:rsidR="005D6E95" w:rsidRPr="005D6E95" w:rsidRDefault="005D6E95" w:rsidP="005D6E95">
      <w:pPr>
        <w:pStyle w:val="a1"/>
      </w:pPr>
      <w:r w:rsidRPr="005D6E95">
        <w:t xml:space="preserve">    _id integer NOT NULL DEFAULT nextval('base_review__id_seq'::regclass),</w:t>
      </w:r>
    </w:p>
    <w:p w14:paraId="0504A3F9" w14:textId="77777777" w:rsidR="005D6E95" w:rsidRPr="005D6E95" w:rsidRDefault="005D6E95" w:rsidP="005D6E95">
      <w:pPr>
        <w:pStyle w:val="a1"/>
      </w:pPr>
      <w:r w:rsidRPr="005D6E95">
        <w:t xml:space="preserve">    product_id integer,</w:t>
      </w:r>
    </w:p>
    <w:p w14:paraId="1E134A12" w14:textId="77777777" w:rsidR="005D6E95" w:rsidRPr="005D6E95" w:rsidRDefault="005D6E95" w:rsidP="005D6E95">
      <w:pPr>
        <w:pStyle w:val="a1"/>
      </w:pPr>
      <w:r w:rsidRPr="005D6E95">
        <w:t xml:space="preserve">    user_id integer,</w:t>
      </w:r>
    </w:p>
    <w:p w14:paraId="650D5A5F" w14:textId="77777777" w:rsidR="005D6E95" w:rsidRPr="005D6E95" w:rsidRDefault="005D6E95" w:rsidP="005D6E95">
      <w:pPr>
        <w:pStyle w:val="a1"/>
      </w:pPr>
      <w:r w:rsidRPr="005D6E95">
        <w:t xml:space="preserve">    "createdAt" timestamp with time zone NOT NULL,</w:t>
      </w:r>
    </w:p>
    <w:p w14:paraId="4C50D371" w14:textId="77777777" w:rsidR="005D6E95" w:rsidRPr="005D6E95" w:rsidRDefault="005D6E95" w:rsidP="005D6E95">
      <w:pPr>
        <w:pStyle w:val="a1"/>
      </w:pPr>
      <w:r w:rsidRPr="005D6E95">
        <w:t xml:space="preserve">    CONSTRAINT base_review_pkey PRIMARY KEY (_id),</w:t>
      </w:r>
    </w:p>
    <w:p w14:paraId="53CC633A" w14:textId="77777777" w:rsidR="005D6E95" w:rsidRPr="005D6E95" w:rsidRDefault="005D6E95" w:rsidP="005D6E95">
      <w:pPr>
        <w:pStyle w:val="a1"/>
      </w:pPr>
      <w:r w:rsidRPr="005D6E95">
        <w:t xml:space="preserve">    CONSTRAINT base_review_product_id_9a95f2eb_fk_base_product__id FOREIGN KEY (product_id)</w:t>
      </w:r>
    </w:p>
    <w:p w14:paraId="6307855B" w14:textId="77777777" w:rsidR="005D6E95" w:rsidRPr="005D6E95" w:rsidRDefault="005D6E95" w:rsidP="005D6E95">
      <w:pPr>
        <w:pStyle w:val="a1"/>
      </w:pPr>
      <w:r w:rsidRPr="005D6E95">
        <w:t xml:space="preserve">        REFERENCES public.base_product (_id) MATCH SIMPLE</w:t>
      </w:r>
    </w:p>
    <w:p w14:paraId="3293D35E" w14:textId="77777777" w:rsidR="005D6E95" w:rsidRPr="005D6E95" w:rsidRDefault="005D6E95" w:rsidP="005D6E95">
      <w:pPr>
        <w:pStyle w:val="a1"/>
      </w:pPr>
      <w:r w:rsidRPr="005D6E95">
        <w:t xml:space="preserve">        ON UPDATE NO ACTION</w:t>
      </w:r>
    </w:p>
    <w:p w14:paraId="6C2098C9" w14:textId="77777777" w:rsidR="005D6E95" w:rsidRPr="005D6E95" w:rsidRDefault="005D6E95" w:rsidP="005D6E95">
      <w:pPr>
        <w:pStyle w:val="a1"/>
      </w:pPr>
      <w:r w:rsidRPr="005D6E95">
        <w:t xml:space="preserve">        ON DELETE NO ACTION</w:t>
      </w:r>
    </w:p>
    <w:p w14:paraId="3992367B" w14:textId="77777777" w:rsidR="005D6E95" w:rsidRPr="005D6E95" w:rsidRDefault="005D6E95" w:rsidP="005D6E95">
      <w:pPr>
        <w:pStyle w:val="a1"/>
      </w:pPr>
      <w:r w:rsidRPr="005D6E95">
        <w:t xml:space="preserve">        DEFERRABLE INITIALLY DEFERRED,</w:t>
      </w:r>
    </w:p>
    <w:p w14:paraId="3940D00B" w14:textId="77777777" w:rsidR="005D6E95" w:rsidRPr="005D6E95" w:rsidRDefault="005D6E95" w:rsidP="005D6E95">
      <w:pPr>
        <w:pStyle w:val="a1"/>
      </w:pPr>
      <w:r w:rsidRPr="005D6E95">
        <w:t xml:space="preserve">    CONSTRAINT base_review_user_id_9a731b84_fk_auth_user_id FOREIGN KEY (user_id)</w:t>
      </w:r>
    </w:p>
    <w:p w14:paraId="067A1B27" w14:textId="77777777" w:rsidR="005D6E95" w:rsidRPr="005D6E95" w:rsidRDefault="005D6E95" w:rsidP="005D6E95">
      <w:pPr>
        <w:pStyle w:val="a1"/>
      </w:pPr>
      <w:r w:rsidRPr="005D6E95">
        <w:t xml:space="preserve">        REFERENCES public.auth_user (id) MATCH SIMPLE</w:t>
      </w:r>
    </w:p>
    <w:p w14:paraId="157062E4" w14:textId="77777777" w:rsidR="005D6E95" w:rsidRPr="005D6E95" w:rsidRDefault="005D6E95" w:rsidP="005D6E95">
      <w:pPr>
        <w:pStyle w:val="a1"/>
      </w:pPr>
      <w:r w:rsidRPr="005D6E95">
        <w:t xml:space="preserve">        ON UPDATE NO ACTION</w:t>
      </w:r>
    </w:p>
    <w:p w14:paraId="138E6F64" w14:textId="77777777" w:rsidR="005D6E95" w:rsidRPr="005D6E95" w:rsidRDefault="005D6E95" w:rsidP="005D6E95">
      <w:pPr>
        <w:pStyle w:val="a1"/>
      </w:pPr>
      <w:r w:rsidRPr="005D6E95">
        <w:t xml:space="preserve">        ON DELETE NO ACTION</w:t>
      </w:r>
    </w:p>
    <w:p w14:paraId="5A540965" w14:textId="77777777" w:rsidR="005D6E95" w:rsidRPr="00FE7B7A" w:rsidRDefault="005D6E95" w:rsidP="005D6E95">
      <w:pPr>
        <w:pStyle w:val="a1"/>
      </w:pPr>
      <w:r w:rsidRPr="005D6E95">
        <w:t xml:space="preserve">        </w:t>
      </w:r>
      <w:r w:rsidRPr="00FE7B7A">
        <w:t>DEFERRABLE INITIALLY DEFERRED</w:t>
      </w:r>
    </w:p>
    <w:p w14:paraId="40BE4AA2" w14:textId="64F95F20" w:rsidR="005D6E95" w:rsidRPr="00FE7B7A" w:rsidRDefault="005D6E95" w:rsidP="005D6E95">
      <w:pPr>
        <w:pStyle w:val="a1"/>
      </w:pPr>
      <w:r w:rsidRPr="00FE7B7A">
        <w:t>)</w:t>
      </w:r>
    </w:p>
    <w:p w14:paraId="5607CB77" w14:textId="77777777" w:rsidR="005D6E95" w:rsidRPr="00FE7B7A" w:rsidRDefault="005D6E95" w:rsidP="005D6E95">
      <w:pPr>
        <w:pStyle w:val="a1"/>
      </w:pPr>
    </w:p>
    <w:p w14:paraId="4BB926E8" w14:textId="77777777" w:rsidR="005D6E95" w:rsidRPr="005D6E95" w:rsidRDefault="005D6E95" w:rsidP="005D6E95">
      <w:pPr>
        <w:pStyle w:val="a1"/>
      </w:pPr>
      <w:r w:rsidRPr="005D6E95">
        <w:t>-- Table: public.base_shippingaddress</w:t>
      </w:r>
    </w:p>
    <w:p w14:paraId="191679AF" w14:textId="77777777" w:rsidR="005D6E95" w:rsidRPr="005D6E95" w:rsidRDefault="005D6E95" w:rsidP="005D6E95">
      <w:pPr>
        <w:pStyle w:val="a1"/>
      </w:pPr>
    </w:p>
    <w:p w14:paraId="0E46FB87" w14:textId="77777777" w:rsidR="005D6E95" w:rsidRPr="005D6E95" w:rsidRDefault="005D6E95" w:rsidP="005D6E95">
      <w:pPr>
        <w:pStyle w:val="a1"/>
      </w:pPr>
      <w:r w:rsidRPr="005D6E95">
        <w:t>-- DROP TABLE IF EXISTS public.base_shippingaddress;</w:t>
      </w:r>
    </w:p>
    <w:p w14:paraId="542C326C" w14:textId="77777777" w:rsidR="005D6E95" w:rsidRPr="005D6E95" w:rsidRDefault="005D6E95" w:rsidP="005D6E95">
      <w:pPr>
        <w:pStyle w:val="a1"/>
      </w:pPr>
    </w:p>
    <w:p w14:paraId="3E9744E8" w14:textId="77777777" w:rsidR="005D6E95" w:rsidRPr="005D6E95" w:rsidRDefault="005D6E95" w:rsidP="005D6E95">
      <w:pPr>
        <w:pStyle w:val="a1"/>
      </w:pPr>
      <w:r w:rsidRPr="005D6E95">
        <w:t>CREATE TABLE IF NOT EXISTS public.base_shippingaddress</w:t>
      </w:r>
    </w:p>
    <w:p w14:paraId="4C3B52CB" w14:textId="77777777" w:rsidR="005D6E95" w:rsidRPr="005D6E95" w:rsidRDefault="005D6E95" w:rsidP="005D6E95">
      <w:pPr>
        <w:pStyle w:val="a1"/>
      </w:pPr>
      <w:r w:rsidRPr="005D6E95">
        <w:t>(</w:t>
      </w:r>
    </w:p>
    <w:p w14:paraId="1AE41FC6" w14:textId="77777777" w:rsidR="005D6E95" w:rsidRPr="005D6E95" w:rsidRDefault="005D6E95" w:rsidP="005D6E95">
      <w:pPr>
        <w:pStyle w:val="a1"/>
      </w:pPr>
      <w:r w:rsidRPr="005D6E95">
        <w:t xml:space="preserve">    address character varying(200) COLLATE pg_catalog."default",</w:t>
      </w:r>
    </w:p>
    <w:p w14:paraId="3CA3A33B" w14:textId="77777777" w:rsidR="005D6E95" w:rsidRPr="005D6E95" w:rsidRDefault="005D6E95" w:rsidP="005D6E95">
      <w:pPr>
        <w:pStyle w:val="a1"/>
      </w:pPr>
      <w:r w:rsidRPr="005D6E95">
        <w:t xml:space="preserve">    city character varying(200) COLLATE pg_catalog."default",</w:t>
      </w:r>
    </w:p>
    <w:p w14:paraId="6CB9E007" w14:textId="77777777" w:rsidR="005D6E95" w:rsidRDefault="005D6E95" w:rsidP="005D6E95">
      <w:pPr>
        <w:pStyle w:val="a1"/>
      </w:pPr>
      <w:r w:rsidRPr="005D6E95">
        <w:t xml:space="preserve">    "postalCode" character varying(200) COLLATE pg_catalog."default",</w:t>
      </w:r>
    </w:p>
    <w:p w14:paraId="240968E3" w14:textId="6E166396" w:rsidR="00B468B7" w:rsidRPr="00B468B7" w:rsidRDefault="00B468B7" w:rsidP="00B468B7">
      <w:pPr>
        <w:spacing w:after="0"/>
        <w:rPr>
          <w:rFonts w:ascii="Courier New" w:hAnsi="Courier New" w:cs="Courier New"/>
          <w:sz w:val="24"/>
          <w:szCs w:val="24"/>
        </w:rPr>
      </w:pPr>
      <w:r>
        <w:br w:type="page"/>
      </w:r>
    </w:p>
    <w:p w14:paraId="31D46554" w14:textId="77777777" w:rsidR="005D6E95" w:rsidRPr="005D6E95" w:rsidRDefault="005D6E95" w:rsidP="005D6E95">
      <w:pPr>
        <w:pStyle w:val="a1"/>
      </w:pPr>
      <w:r w:rsidRPr="005D6E95">
        <w:lastRenderedPageBreak/>
        <w:t xml:space="preserve">    country character varying(200) COLLATE pg_catalog."default",</w:t>
      </w:r>
    </w:p>
    <w:p w14:paraId="3C4019DD" w14:textId="77777777" w:rsidR="005D6E95" w:rsidRPr="005D6E95" w:rsidRDefault="005D6E95" w:rsidP="005D6E95">
      <w:pPr>
        <w:pStyle w:val="a1"/>
      </w:pPr>
      <w:r w:rsidRPr="005D6E95">
        <w:t xml:space="preserve">    "shippingPrice" numeric(7,2),</w:t>
      </w:r>
    </w:p>
    <w:p w14:paraId="022CFEAB" w14:textId="77777777" w:rsidR="005D6E95" w:rsidRPr="005D6E95" w:rsidRDefault="005D6E95" w:rsidP="005D6E95">
      <w:pPr>
        <w:pStyle w:val="a1"/>
      </w:pPr>
      <w:r w:rsidRPr="005D6E95">
        <w:t xml:space="preserve">    _id integer NOT NULL DEFAULT nextval('base_shippingaddress__id_seq'::regclass),</w:t>
      </w:r>
    </w:p>
    <w:p w14:paraId="13328F43" w14:textId="77777777" w:rsidR="005D6E95" w:rsidRPr="005D6E95" w:rsidRDefault="005D6E95" w:rsidP="005D6E95">
      <w:pPr>
        <w:pStyle w:val="a1"/>
      </w:pPr>
      <w:r w:rsidRPr="005D6E95">
        <w:t xml:space="preserve">    order_id integer,</w:t>
      </w:r>
    </w:p>
    <w:p w14:paraId="15AEA61B" w14:textId="77777777" w:rsidR="005D6E95" w:rsidRPr="005D6E95" w:rsidRDefault="005D6E95" w:rsidP="005D6E95">
      <w:pPr>
        <w:pStyle w:val="a1"/>
      </w:pPr>
      <w:r w:rsidRPr="005D6E95">
        <w:t xml:space="preserve">    courier_id integer,</w:t>
      </w:r>
    </w:p>
    <w:p w14:paraId="68271D18" w14:textId="77777777" w:rsidR="005D6E95" w:rsidRPr="005D6E95" w:rsidRDefault="005D6E95" w:rsidP="005D6E95">
      <w:pPr>
        <w:pStyle w:val="a1"/>
      </w:pPr>
      <w:r w:rsidRPr="005D6E95">
        <w:t xml:space="preserve">    CONSTRAINT base_shippingaddress_pkey PRIMARY KEY (_id),</w:t>
      </w:r>
    </w:p>
    <w:p w14:paraId="3F93FFE7" w14:textId="77777777" w:rsidR="005D6E95" w:rsidRPr="005D6E95" w:rsidRDefault="005D6E95" w:rsidP="005D6E95">
      <w:pPr>
        <w:pStyle w:val="a1"/>
      </w:pPr>
      <w:r w:rsidRPr="005D6E95">
        <w:t xml:space="preserve">    CONSTRAINT base_shippingaddress_order_id_key UNIQUE (order_id),</w:t>
      </w:r>
    </w:p>
    <w:p w14:paraId="2BCD271F" w14:textId="77777777" w:rsidR="005D6E95" w:rsidRPr="005D6E95" w:rsidRDefault="005D6E95" w:rsidP="005D6E95">
      <w:pPr>
        <w:pStyle w:val="a1"/>
      </w:pPr>
      <w:r w:rsidRPr="005D6E95">
        <w:t xml:space="preserve">    CONSTRAINT base_shippingaddress_courier_id_4ed8b6fe_fk_base_courier_id FOREIGN KEY (courier_id)</w:t>
      </w:r>
    </w:p>
    <w:p w14:paraId="7862A0CE" w14:textId="77777777" w:rsidR="005D6E95" w:rsidRPr="005D6E95" w:rsidRDefault="005D6E95" w:rsidP="005D6E95">
      <w:pPr>
        <w:pStyle w:val="a1"/>
      </w:pPr>
      <w:r w:rsidRPr="005D6E95">
        <w:t xml:space="preserve">        REFERENCES public.base_courier (id) MATCH SIMPLE</w:t>
      </w:r>
    </w:p>
    <w:p w14:paraId="7AC00926" w14:textId="77777777" w:rsidR="005D6E95" w:rsidRPr="005D6E95" w:rsidRDefault="005D6E95" w:rsidP="005D6E95">
      <w:pPr>
        <w:pStyle w:val="a1"/>
      </w:pPr>
      <w:r w:rsidRPr="005D6E95">
        <w:t xml:space="preserve">        ON UPDATE NO ACTION</w:t>
      </w:r>
    </w:p>
    <w:p w14:paraId="342C02FF" w14:textId="77777777" w:rsidR="005D6E95" w:rsidRPr="005D6E95" w:rsidRDefault="005D6E95" w:rsidP="005D6E95">
      <w:pPr>
        <w:pStyle w:val="a1"/>
      </w:pPr>
      <w:r w:rsidRPr="005D6E95">
        <w:t xml:space="preserve">        ON DELETE NO ACTION</w:t>
      </w:r>
    </w:p>
    <w:p w14:paraId="177BC4C9" w14:textId="77777777" w:rsidR="005D6E95" w:rsidRPr="005D6E95" w:rsidRDefault="005D6E95" w:rsidP="005D6E95">
      <w:pPr>
        <w:pStyle w:val="a1"/>
      </w:pPr>
      <w:r w:rsidRPr="005D6E95">
        <w:t xml:space="preserve">        DEFERRABLE INITIALLY DEFERRED,</w:t>
      </w:r>
    </w:p>
    <w:p w14:paraId="023905D3" w14:textId="77777777" w:rsidR="005D6E95" w:rsidRPr="005D6E95" w:rsidRDefault="005D6E95" w:rsidP="005D6E95">
      <w:pPr>
        <w:pStyle w:val="a1"/>
      </w:pPr>
      <w:r w:rsidRPr="005D6E95">
        <w:t xml:space="preserve">    CONSTRAINT base_shippingaddress_order_id_d85223e7_fk_base_order__id FOREIGN KEY (order_id)</w:t>
      </w:r>
    </w:p>
    <w:p w14:paraId="60A128F9" w14:textId="77777777" w:rsidR="005D6E95" w:rsidRPr="005D6E95" w:rsidRDefault="005D6E95" w:rsidP="005D6E95">
      <w:pPr>
        <w:pStyle w:val="a1"/>
      </w:pPr>
      <w:r w:rsidRPr="005D6E95">
        <w:t xml:space="preserve">        REFERENCES public.base_order (_id) MATCH SIMPLE</w:t>
      </w:r>
    </w:p>
    <w:p w14:paraId="21ADB094" w14:textId="77777777" w:rsidR="005D6E95" w:rsidRPr="005D6E95" w:rsidRDefault="005D6E95" w:rsidP="005D6E95">
      <w:pPr>
        <w:pStyle w:val="a1"/>
      </w:pPr>
      <w:r w:rsidRPr="005D6E95">
        <w:t xml:space="preserve">        ON UPDATE NO ACTION</w:t>
      </w:r>
    </w:p>
    <w:p w14:paraId="1F5BD943" w14:textId="77777777" w:rsidR="005D6E95" w:rsidRPr="005D6E95" w:rsidRDefault="005D6E95" w:rsidP="005D6E95">
      <w:pPr>
        <w:pStyle w:val="a1"/>
      </w:pPr>
      <w:r w:rsidRPr="005D6E95">
        <w:t xml:space="preserve">        ON DELETE NO ACTION</w:t>
      </w:r>
    </w:p>
    <w:p w14:paraId="21AA9B5C" w14:textId="77777777" w:rsidR="005D6E95" w:rsidRPr="005D6E95" w:rsidRDefault="005D6E95" w:rsidP="005D6E95">
      <w:pPr>
        <w:pStyle w:val="a1"/>
        <w:rPr>
          <w:lang w:val="ru-RU"/>
        </w:rPr>
      </w:pPr>
      <w:r w:rsidRPr="005D6E95">
        <w:t xml:space="preserve">        </w:t>
      </w:r>
      <w:r w:rsidRPr="005D6E95">
        <w:rPr>
          <w:lang w:val="ru-RU"/>
        </w:rPr>
        <w:t>DEFERRABLE INITIALLY DEFERRED</w:t>
      </w:r>
    </w:p>
    <w:p w14:paraId="485CD57B" w14:textId="2916DEDB" w:rsidR="005D6E95" w:rsidRPr="00F37C1F" w:rsidRDefault="005D6E95" w:rsidP="005D6E95">
      <w:pPr>
        <w:pStyle w:val="a1"/>
        <w:rPr>
          <w:lang w:val="ru-RU"/>
        </w:rPr>
      </w:pPr>
      <w:r w:rsidRPr="005D6E95">
        <w:rPr>
          <w:lang w:val="ru-RU"/>
        </w:rPr>
        <w:t>)</w:t>
      </w:r>
    </w:p>
    <w:p w14:paraId="1D424D50" w14:textId="0BE82A8C" w:rsidR="005D6E95" w:rsidRDefault="005D6E95">
      <w:pPr>
        <w:spacing w:after="0"/>
        <w:rPr>
          <w:lang w:val="ru-RU"/>
        </w:rPr>
      </w:pPr>
      <w:r>
        <w:rPr>
          <w:lang w:val="ru-RU"/>
        </w:rPr>
        <w:br w:type="page"/>
      </w:r>
    </w:p>
    <w:p w14:paraId="64B4E791" w14:textId="77777777" w:rsidR="00977D37" w:rsidRPr="00664E4A" w:rsidRDefault="00977D37">
      <w:pPr>
        <w:spacing w:after="0"/>
        <w:rPr>
          <w:rFonts w:ascii="Times New Roman" w:hAnsi="Times New Roman" w:cs="Times New Roman"/>
          <w:b/>
          <w:bCs/>
          <w:sz w:val="28"/>
          <w:szCs w:val="28"/>
          <w:lang w:val="ru-RU"/>
        </w:rPr>
      </w:pPr>
    </w:p>
    <w:p w14:paraId="139CAB90" w14:textId="3614CB58" w:rsidR="00977D37" w:rsidRDefault="00977D37" w:rsidP="00BA5A77">
      <w:pPr>
        <w:pStyle w:val="NoSpacing"/>
      </w:pPr>
      <w:bookmarkStart w:id="51" w:name="_Toc135302868"/>
      <w:r w:rsidRPr="0016276E">
        <w:t xml:space="preserve">Приложение </w:t>
      </w:r>
      <w:r w:rsidR="00664E4A">
        <w:t>Б</w:t>
      </w:r>
      <w:bookmarkEnd w:id="51"/>
    </w:p>
    <w:p w14:paraId="0D31CB2C" w14:textId="0647402F" w:rsidR="00977D37" w:rsidRPr="00863771" w:rsidRDefault="00977D37" w:rsidP="00BA5A77">
      <w:pPr>
        <w:jc w:val="center"/>
        <w:rPr>
          <w:rFonts w:ascii="Times New Roman" w:hAnsi="Times New Roman" w:cs="Times New Roman"/>
          <w:b/>
          <w:bCs/>
          <w:sz w:val="28"/>
          <w:szCs w:val="28"/>
          <w:shd w:val="clear" w:color="auto" w:fill="FFFFFF"/>
          <w:lang w:val="ru-RU"/>
        </w:rPr>
      </w:pPr>
      <w:r w:rsidRPr="00863771">
        <w:rPr>
          <w:rFonts w:ascii="Times New Roman" w:hAnsi="Times New Roman" w:cs="Times New Roman"/>
          <w:sz w:val="28"/>
          <w:szCs w:val="28"/>
          <w:lang w:val="ru-RU"/>
        </w:rPr>
        <w:t xml:space="preserve">Листинг </w:t>
      </w:r>
      <w:r w:rsidRPr="00863771">
        <w:rPr>
          <w:rFonts w:ascii="Times New Roman" w:hAnsi="Times New Roman" w:cs="Times New Roman"/>
          <w:sz w:val="28"/>
          <w:szCs w:val="28"/>
          <w:shd w:val="clear" w:color="auto" w:fill="FFFFFF"/>
          <w:lang w:val="ru-RU"/>
        </w:rPr>
        <w:t>создания триггеров</w:t>
      </w:r>
    </w:p>
    <w:p w14:paraId="73A20B1E" w14:textId="77777777" w:rsidR="00B61CE2" w:rsidRPr="00FE7B7A" w:rsidRDefault="00B61CE2" w:rsidP="00B61CE2">
      <w:pPr>
        <w:pStyle w:val="a1"/>
        <w:rPr>
          <w:lang w:val="ru-RU"/>
        </w:rPr>
      </w:pPr>
      <w:r w:rsidRPr="00FE7B7A">
        <w:rPr>
          <w:lang w:val="ru-RU"/>
        </w:rPr>
        <w:t xml:space="preserve">-- </w:t>
      </w:r>
      <w:r w:rsidRPr="0016276E">
        <w:rPr>
          <w:lang w:val="ru-RU"/>
        </w:rPr>
        <w:t>Триггер</w:t>
      </w:r>
      <w:r w:rsidRPr="00FE7B7A">
        <w:rPr>
          <w:lang w:val="ru-RU"/>
        </w:rPr>
        <w:t xml:space="preserve"> 1: </w:t>
      </w:r>
      <w:r w:rsidRPr="0016276E">
        <w:rPr>
          <w:lang w:val="ru-RU"/>
        </w:rPr>
        <w:t>Обновление</w:t>
      </w:r>
      <w:r w:rsidRPr="00FE7B7A">
        <w:rPr>
          <w:lang w:val="ru-RU"/>
        </w:rPr>
        <w:t xml:space="preserve"> </w:t>
      </w:r>
      <w:r w:rsidRPr="0016276E">
        <w:rPr>
          <w:lang w:val="ru-RU"/>
        </w:rPr>
        <w:t>статуса</w:t>
      </w:r>
      <w:r w:rsidRPr="00FE7B7A">
        <w:rPr>
          <w:lang w:val="ru-RU"/>
        </w:rPr>
        <w:t xml:space="preserve"> </w:t>
      </w:r>
      <w:r w:rsidRPr="0016276E">
        <w:rPr>
          <w:lang w:val="ru-RU"/>
        </w:rPr>
        <w:t>оплаты</w:t>
      </w:r>
    </w:p>
    <w:p w14:paraId="331BED0D" w14:textId="77777777" w:rsidR="00B61CE2" w:rsidRPr="00FE7B7A" w:rsidRDefault="00B61CE2" w:rsidP="00B61CE2">
      <w:pPr>
        <w:pStyle w:val="a1"/>
        <w:rPr>
          <w:lang w:val="ru-RU"/>
        </w:rPr>
      </w:pPr>
    </w:p>
    <w:p w14:paraId="5161C917" w14:textId="77777777" w:rsidR="00B61CE2" w:rsidRDefault="00B61CE2" w:rsidP="00B61CE2">
      <w:pPr>
        <w:pStyle w:val="a1"/>
      </w:pPr>
      <w:r>
        <w:t>CREATE TRIGGER payment_status_trigger</w:t>
      </w:r>
    </w:p>
    <w:p w14:paraId="2F6C4821" w14:textId="77777777" w:rsidR="00B61CE2" w:rsidRDefault="00B61CE2" w:rsidP="00B61CE2">
      <w:pPr>
        <w:pStyle w:val="a1"/>
      </w:pPr>
      <w:r>
        <w:t>BEFORE UPDATE ON public."base_order"</w:t>
      </w:r>
    </w:p>
    <w:p w14:paraId="6817EC7B" w14:textId="77777777" w:rsidR="00B61CE2" w:rsidRDefault="00B61CE2" w:rsidP="00B61CE2">
      <w:pPr>
        <w:pStyle w:val="a1"/>
      </w:pPr>
      <w:r>
        <w:t>FOR EACH ROW</w:t>
      </w:r>
    </w:p>
    <w:p w14:paraId="78D82A5C" w14:textId="77777777" w:rsidR="00B61CE2" w:rsidRDefault="00B61CE2" w:rsidP="00B61CE2">
      <w:pPr>
        <w:pStyle w:val="a1"/>
      </w:pPr>
      <w:r>
        <w:t>WHEN (NEW.status &lt;&gt; OLD.status)</w:t>
      </w:r>
    </w:p>
    <w:p w14:paraId="17DDF90B" w14:textId="77777777" w:rsidR="00B61CE2" w:rsidRDefault="00B61CE2" w:rsidP="00B61CE2">
      <w:pPr>
        <w:pStyle w:val="a1"/>
      </w:pPr>
      <w:r>
        <w:t>EXECUTE FUNCTION update_payment_status();</w:t>
      </w:r>
    </w:p>
    <w:p w14:paraId="39A7EAF2" w14:textId="77777777" w:rsidR="00B61CE2" w:rsidRDefault="00B61CE2" w:rsidP="00B61CE2">
      <w:pPr>
        <w:pStyle w:val="a1"/>
      </w:pPr>
    </w:p>
    <w:p w14:paraId="79ED187B" w14:textId="77777777" w:rsidR="00B61CE2" w:rsidRDefault="00B61CE2" w:rsidP="00B61CE2">
      <w:pPr>
        <w:pStyle w:val="a1"/>
      </w:pPr>
      <w:r>
        <w:t>-- Триггер 2: Проверка наличия товара</w:t>
      </w:r>
    </w:p>
    <w:p w14:paraId="15884BAB" w14:textId="77777777" w:rsidR="00B61CE2" w:rsidRDefault="00B61CE2" w:rsidP="00B61CE2">
      <w:pPr>
        <w:pStyle w:val="a1"/>
      </w:pPr>
    </w:p>
    <w:p w14:paraId="28CB8A0F" w14:textId="77777777" w:rsidR="00B61CE2" w:rsidRDefault="00B61CE2" w:rsidP="00B61CE2">
      <w:pPr>
        <w:pStyle w:val="a1"/>
      </w:pPr>
      <w:r>
        <w:t>CREATE TRIGGER product_availability_trigger</w:t>
      </w:r>
    </w:p>
    <w:p w14:paraId="237C1800" w14:textId="77777777" w:rsidR="00B61CE2" w:rsidRDefault="00B61CE2" w:rsidP="00B61CE2">
      <w:pPr>
        <w:pStyle w:val="a1"/>
      </w:pPr>
      <w:r>
        <w:t>BEFORE INSERT ON public."base_orderitem"</w:t>
      </w:r>
    </w:p>
    <w:p w14:paraId="6AB17477" w14:textId="77777777" w:rsidR="00B61CE2" w:rsidRDefault="00B61CE2" w:rsidP="00B61CE2">
      <w:pPr>
        <w:pStyle w:val="a1"/>
      </w:pPr>
      <w:r>
        <w:t>FOR EACH ROW</w:t>
      </w:r>
    </w:p>
    <w:p w14:paraId="34CDE979" w14:textId="77777777" w:rsidR="00B61CE2" w:rsidRDefault="00B61CE2" w:rsidP="00B61CE2">
      <w:pPr>
        <w:pStyle w:val="a1"/>
      </w:pPr>
      <w:r>
        <w:t>EXECUTE FUNCTION check_product_availability();</w:t>
      </w:r>
    </w:p>
    <w:p w14:paraId="5A82A48B" w14:textId="77777777" w:rsidR="00B61CE2" w:rsidRDefault="00B61CE2" w:rsidP="00B61CE2">
      <w:pPr>
        <w:pStyle w:val="a1"/>
      </w:pPr>
    </w:p>
    <w:p w14:paraId="60EF3D50" w14:textId="77777777" w:rsidR="00B61CE2" w:rsidRDefault="00B61CE2" w:rsidP="00B61CE2">
      <w:pPr>
        <w:pStyle w:val="a1"/>
      </w:pPr>
      <w:r>
        <w:t>-- Триггер 3: Обновление количества товара</w:t>
      </w:r>
    </w:p>
    <w:p w14:paraId="5E11E80E" w14:textId="77777777" w:rsidR="00B61CE2" w:rsidRDefault="00B61CE2" w:rsidP="00B61CE2">
      <w:pPr>
        <w:pStyle w:val="a1"/>
      </w:pPr>
    </w:p>
    <w:p w14:paraId="700044D0" w14:textId="77777777" w:rsidR="00B61CE2" w:rsidRDefault="00B61CE2" w:rsidP="00B61CE2">
      <w:pPr>
        <w:pStyle w:val="a1"/>
      </w:pPr>
      <w:r>
        <w:t>CREATE TRIGGER product_quantity_trigger</w:t>
      </w:r>
    </w:p>
    <w:p w14:paraId="555CD6B3" w14:textId="77777777" w:rsidR="00B61CE2" w:rsidRDefault="00B61CE2" w:rsidP="00B61CE2">
      <w:pPr>
        <w:pStyle w:val="a1"/>
      </w:pPr>
      <w:r>
        <w:t>AFTER INSERT ON public."base_orderitem"</w:t>
      </w:r>
    </w:p>
    <w:p w14:paraId="65A563AC" w14:textId="77777777" w:rsidR="00B61CE2" w:rsidRDefault="00B61CE2" w:rsidP="00B61CE2">
      <w:pPr>
        <w:pStyle w:val="a1"/>
      </w:pPr>
      <w:r>
        <w:t>FOR EACH ROW</w:t>
      </w:r>
    </w:p>
    <w:p w14:paraId="14EDA4BD" w14:textId="77777777" w:rsidR="00B61CE2" w:rsidRDefault="00B61CE2" w:rsidP="00B61CE2">
      <w:pPr>
        <w:pStyle w:val="a1"/>
      </w:pPr>
      <w:r>
        <w:t>EXECUTE FUNCTION update_product_quantity();</w:t>
      </w:r>
    </w:p>
    <w:p w14:paraId="7BD5A5AC" w14:textId="77777777" w:rsidR="00B61CE2" w:rsidRDefault="00B61CE2" w:rsidP="00B61CE2">
      <w:pPr>
        <w:pStyle w:val="a1"/>
      </w:pPr>
    </w:p>
    <w:p w14:paraId="4E41AE78" w14:textId="77777777" w:rsidR="00B61CE2" w:rsidRDefault="00B61CE2" w:rsidP="00B61CE2">
      <w:pPr>
        <w:pStyle w:val="a1"/>
      </w:pPr>
      <w:r>
        <w:t>-- Триггер 4: Обновление статуса доставки</w:t>
      </w:r>
    </w:p>
    <w:p w14:paraId="61C7EE44" w14:textId="77777777" w:rsidR="00B61CE2" w:rsidRDefault="00B61CE2" w:rsidP="00B61CE2">
      <w:pPr>
        <w:pStyle w:val="a1"/>
      </w:pPr>
    </w:p>
    <w:p w14:paraId="4E0C9DC3" w14:textId="77777777" w:rsidR="00B61CE2" w:rsidRDefault="00B61CE2" w:rsidP="00B61CE2">
      <w:pPr>
        <w:pStyle w:val="a1"/>
      </w:pPr>
      <w:r>
        <w:t>CREATE TRIGGER delivery_status_trigger</w:t>
      </w:r>
    </w:p>
    <w:p w14:paraId="550D33BB" w14:textId="77777777" w:rsidR="00B61CE2" w:rsidRDefault="00B61CE2" w:rsidP="00B61CE2">
      <w:pPr>
        <w:pStyle w:val="a1"/>
      </w:pPr>
      <w:r>
        <w:t>BEFORE UPDATE ON public."base_order"</w:t>
      </w:r>
    </w:p>
    <w:p w14:paraId="76866A5E" w14:textId="77777777" w:rsidR="00B61CE2" w:rsidRDefault="00B61CE2" w:rsidP="00B61CE2">
      <w:pPr>
        <w:pStyle w:val="a1"/>
      </w:pPr>
      <w:r>
        <w:t>FOR EACH ROW</w:t>
      </w:r>
    </w:p>
    <w:p w14:paraId="1DAB8565" w14:textId="77777777" w:rsidR="00B61CE2" w:rsidRDefault="00B61CE2" w:rsidP="00B61CE2">
      <w:pPr>
        <w:pStyle w:val="a1"/>
      </w:pPr>
      <w:r>
        <w:t>WHEN (NEW.status &lt;&gt; OLD.status)</w:t>
      </w:r>
    </w:p>
    <w:p w14:paraId="6A6B407F" w14:textId="317CC34B" w:rsidR="00977D37" w:rsidRDefault="00B61CE2" w:rsidP="00B61CE2">
      <w:pPr>
        <w:pStyle w:val="a1"/>
      </w:pPr>
      <w:r>
        <w:t>EXECUTE FUNCTION update_delivery_status();</w:t>
      </w:r>
    </w:p>
    <w:p w14:paraId="69425BDF" w14:textId="77777777" w:rsidR="00B03439" w:rsidRDefault="00B03439" w:rsidP="00B03439">
      <w:pPr>
        <w:pStyle w:val="a1"/>
        <w:ind w:firstLine="0"/>
      </w:pPr>
    </w:p>
    <w:p w14:paraId="08F1C251" w14:textId="2633E04F" w:rsidR="00347CDA" w:rsidRPr="00C403C2" w:rsidRDefault="00B03439" w:rsidP="00B03439">
      <w:pPr>
        <w:pStyle w:val="a1"/>
      </w:pPr>
      <w:r w:rsidRPr="00B03439">
        <w:t xml:space="preserve">-- </w:t>
      </w:r>
      <w:r>
        <w:rPr>
          <w:lang w:val="ru-RU"/>
        </w:rPr>
        <w:t>Триггер</w:t>
      </w:r>
      <w:r w:rsidRPr="00B03439">
        <w:t xml:space="preserve"> 5</w:t>
      </w:r>
      <w:r>
        <w:t xml:space="preserve">: </w:t>
      </w:r>
      <w:r>
        <w:rPr>
          <w:lang w:val="ru-RU"/>
        </w:rPr>
        <w:t>Проверка</w:t>
      </w:r>
      <w:r w:rsidRPr="00C403C2">
        <w:t xml:space="preserve"> </w:t>
      </w:r>
      <w:r>
        <w:rPr>
          <w:lang w:val="ru-RU"/>
        </w:rPr>
        <w:t>доставки</w:t>
      </w:r>
      <w:r w:rsidRPr="00C403C2">
        <w:t xml:space="preserve"> </w:t>
      </w:r>
    </w:p>
    <w:p w14:paraId="3DB85699" w14:textId="77777777" w:rsidR="00347CDA" w:rsidRDefault="00347CDA" w:rsidP="00347CDA">
      <w:pPr>
        <w:pStyle w:val="a1"/>
      </w:pPr>
      <w:r>
        <w:t>CREATE TRIGGER check_delivery_time</w:t>
      </w:r>
    </w:p>
    <w:p w14:paraId="63DEF5C2" w14:textId="77777777" w:rsidR="00347CDA" w:rsidRDefault="00347CDA" w:rsidP="00347CDA">
      <w:pPr>
        <w:pStyle w:val="a1"/>
      </w:pPr>
      <w:r>
        <w:t>BEFORE UPDATE ON "base_order"</w:t>
      </w:r>
    </w:p>
    <w:p w14:paraId="7B870CEF" w14:textId="77777777" w:rsidR="00347CDA" w:rsidRDefault="00347CDA" w:rsidP="00347CDA">
      <w:pPr>
        <w:pStyle w:val="a1"/>
      </w:pPr>
      <w:r>
        <w:t>FOR EACH ROW</w:t>
      </w:r>
    </w:p>
    <w:p w14:paraId="080870BA" w14:textId="07081787" w:rsidR="00347CDA" w:rsidRDefault="00347CDA" w:rsidP="00347CDA">
      <w:pPr>
        <w:pStyle w:val="a1"/>
      </w:pPr>
      <w:r>
        <w:t>EXECUTE FUNCTION update_order_status();</w:t>
      </w:r>
    </w:p>
    <w:p w14:paraId="0EB27847" w14:textId="77777777" w:rsidR="00977D37" w:rsidRPr="00A93056" w:rsidRDefault="00977D37" w:rsidP="00B61CE2">
      <w:pPr>
        <w:pStyle w:val="a1"/>
      </w:pPr>
    </w:p>
    <w:p w14:paraId="1D8D77D9" w14:textId="12F9239A" w:rsidR="00977D37" w:rsidRDefault="00977D37" w:rsidP="00BA5A77">
      <w:pPr>
        <w:pStyle w:val="NoSpacing"/>
      </w:pPr>
      <w:r w:rsidRPr="00BC6A45">
        <w:br w:type="page"/>
      </w:r>
      <w:bookmarkStart w:id="52" w:name="_Toc135302869"/>
      <w:r w:rsidRPr="0016276E">
        <w:lastRenderedPageBreak/>
        <w:t xml:space="preserve">Приложение </w:t>
      </w:r>
      <w:r w:rsidR="00664E4A">
        <w:t>В</w:t>
      </w:r>
      <w:bookmarkEnd w:id="52"/>
    </w:p>
    <w:p w14:paraId="573B8C7C" w14:textId="77777777" w:rsidR="00977D37" w:rsidRPr="000A0B1E" w:rsidRDefault="00977D37" w:rsidP="00BA5A77">
      <w:pPr>
        <w:jc w:val="center"/>
        <w:rPr>
          <w:rFonts w:ascii="Times New Roman" w:hAnsi="Times New Roman" w:cs="Times New Roman"/>
          <w:b/>
          <w:bCs/>
          <w:sz w:val="28"/>
          <w:szCs w:val="28"/>
          <w:lang w:val="ru-RU"/>
        </w:rPr>
      </w:pPr>
      <w:r w:rsidRPr="000A0B1E">
        <w:rPr>
          <w:rFonts w:ascii="Times New Roman" w:hAnsi="Times New Roman" w:cs="Times New Roman"/>
          <w:sz w:val="28"/>
          <w:szCs w:val="28"/>
          <w:lang w:val="ru-RU"/>
        </w:rPr>
        <w:t xml:space="preserve">Листинг </w:t>
      </w:r>
      <w:r w:rsidRPr="000A0B1E">
        <w:rPr>
          <w:rFonts w:ascii="Times New Roman" w:hAnsi="Times New Roman" w:cs="Times New Roman"/>
          <w:sz w:val="28"/>
          <w:szCs w:val="28"/>
          <w:shd w:val="clear" w:color="auto" w:fill="FFFFFF"/>
          <w:lang w:val="ru-RU"/>
        </w:rPr>
        <w:t>создания основных процедур</w:t>
      </w:r>
    </w:p>
    <w:p w14:paraId="0004A93E" w14:textId="77777777" w:rsidR="00A93056" w:rsidRPr="00A93056" w:rsidRDefault="00A93056" w:rsidP="00A93056">
      <w:pPr>
        <w:pStyle w:val="a1"/>
      </w:pPr>
      <w:r w:rsidRPr="00A93056">
        <w:t xml:space="preserve">-- </w:t>
      </w:r>
      <w:r w:rsidRPr="00A93056">
        <w:rPr>
          <w:lang w:val="ru-RU"/>
        </w:rPr>
        <w:t>Процедура</w:t>
      </w:r>
      <w:r w:rsidRPr="00A93056">
        <w:t xml:space="preserve"> </w:t>
      </w:r>
      <w:r w:rsidRPr="00A93056">
        <w:rPr>
          <w:lang w:val="ru-RU"/>
        </w:rPr>
        <w:t>добавления</w:t>
      </w:r>
      <w:r w:rsidRPr="00A93056">
        <w:t xml:space="preserve"> </w:t>
      </w:r>
      <w:r w:rsidRPr="00A93056">
        <w:rPr>
          <w:lang w:val="ru-RU"/>
        </w:rPr>
        <w:t>категории</w:t>
      </w:r>
    </w:p>
    <w:p w14:paraId="4DDD7043" w14:textId="77777777" w:rsidR="00A93056" w:rsidRPr="00A93056" w:rsidRDefault="00A93056" w:rsidP="00A93056">
      <w:pPr>
        <w:pStyle w:val="a1"/>
      </w:pPr>
      <w:r w:rsidRPr="00A93056">
        <w:t>CREATE OR REPLACE PROCEDURE public.add_category(p_name VARCHAR)</w:t>
      </w:r>
    </w:p>
    <w:p w14:paraId="432891C8" w14:textId="77777777" w:rsidR="00A93056" w:rsidRPr="00A93056" w:rsidRDefault="00A93056" w:rsidP="00A93056">
      <w:pPr>
        <w:pStyle w:val="a1"/>
      </w:pPr>
      <w:r w:rsidRPr="00A93056">
        <w:t>LANGUAGE plpgsql</w:t>
      </w:r>
    </w:p>
    <w:p w14:paraId="066D8C63" w14:textId="77777777" w:rsidR="00A93056" w:rsidRPr="00A93056" w:rsidRDefault="00A93056" w:rsidP="00A93056">
      <w:pPr>
        <w:pStyle w:val="a1"/>
      </w:pPr>
      <w:r w:rsidRPr="00A93056">
        <w:t>AS $$</w:t>
      </w:r>
    </w:p>
    <w:p w14:paraId="33AF6691" w14:textId="77777777" w:rsidR="00A93056" w:rsidRPr="00A93056" w:rsidRDefault="00A93056" w:rsidP="00A93056">
      <w:pPr>
        <w:pStyle w:val="a1"/>
      </w:pPr>
      <w:r w:rsidRPr="00A93056">
        <w:t>BEGIN</w:t>
      </w:r>
    </w:p>
    <w:p w14:paraId="6AFE8FC8" w14:textId="77777777" w:rsidR="00A93056" w:rsidRPr="00A93056" w:rsidRDefault="00A93056" w:rsidP="00A93056">
      <w:pPr>
        <w:pStyle w:val="a1"/>
      </w:pPr>
      <w:r w:rsidRPr="00A93056">
        <w:t xml:space="preserve">    INSERT INTO public.base_category(name) VALUES(p_name);</w:t>
      </w:r>
    </w:p>
    <w:p w14:paraId="42DED3F5" w14:textId="77777777" w:rsidR="00A93056" w:rsidRPr="00A93056" w:rsidRDefault="00A93056" w:rsidP="00A93056">
      <w:pPr>
        <w:pStyle w:val="a1"/>
      </w:pPr>
      <w:r w:rsidRPr="00A93056">
        <w:t>END;</w:t>
      </w:r>
    </w:p>
    <w:p w14:paraId="797631D8" w14:textId="77777777" w:rsidR="00A93056" w:rsidRPr="00A93056" w:rsidRDefault="00A93056" w:rsidP="00A93056">
      <w:pPr>
        <w:pStyle w:val="a1"/>
      </w:pPr>
      <w:r w:rsidRPr="00A93056">
        <w:t>$$;</w:t>
      </w:r>
    </w:p>
    <w:p w14:paraId="4663357D" w14:textId="77777777" w:rsidR="00A93056" w:rsidRPr="00A93056" w:rsidRDefault="00A93056" w:rsidP="00A93056">
      <w:pPr>
        <w:pStyle w:val="a1"/>
      </w:pPr>
    </w:p>
    <w:p w14:paraId="6707C65D" w14:textId="77777777" w:rsidR="00A93056" w:rsidRPr="00A93056" w:rsidRDefault="00A93056" w:rsidP="00A93056">
      <w:pPr>
        <w:pStyle w:val="a1"/>
      </w:pPr>
      <w:r w:rsidRPr="00A93056">
        <w:t>REVOKE ALL ON PROCEDURE public.add_category(VARCHAR) FROM PUBLIC;</w:t>
      </w:r>
    </w:p>
    <w:p w14:paraId="3051C257" w14:textId="77777777" w:rsidR="00A93056" w:rsidRPr="00A93056" w:rsidRDefault="00A93056" w:rsidP="00A93056">
      <w:pPr>
        <w:pStyle w:val="a1"/>
      </w:pPr>
      <w:r w:rsidRPr="00A93056">
        <w:t>GRANT EXECUTE ON PROCEDURE public.add_category(VARCHAR) TO admin_role;</w:t>
      </w:r>
    </w:p>
    <w:p w14:paraId="4B99544E" w14:textId="77777777" w:rsidR="00A93056" w:rsidRPr="00A93056" w:rsidRDefault="00A93056" w:rsidP="00A93056">
      <w:pPr>
        <w:pStyle w:val="a1"/>
        <w:rPr>
          <w:lang w:val="ru-RU"/>
        </w:rPr>
      </w:pPr>
      <w:r w:rsidRPr="00A93056">
        <w:rPr>
          <w:lang w:val="ru-RU"/>
        </w:rPr>
        <w:t>-- Вызов процедуры создание тестовой категории</w:t>
      </w:r>
    </w:p>
    <w:p w14:paraId="5443FFDD" w14:textId="77777777" w:rsidR="00A93056" w:rsidRPr="00BC6A45" w:rsidRDefault="00A93056" w:rsidP="00A93056">
      <w:pPr>
        <w:pStyle w:val="a1"/>
        <w:rPr>
          <w:lang w:val="ru-RU"/>
        </w:rPr>
      </w:pPr>
      <w:r w:rsidRPr="000A0B1E">
        <w:t>CALL</w:t>
      </w:r>
      <w:r w:rsidRPr="00BC6A45">
        <w:rPr>
          <w:lang w:val="ru-RU"/>
        </w:rPr>
        <w:t xml:space="preserve"> </w:t>
      </w:r>
      <w:r w:rsidRPr="000A0B1E">
        <w:t>public</w:t>
      </w:r>
      <w:r w:rsidRPr="00BC6A45">
        <w:rPr>
          <w:lang w:val="ru-RU"/>
        </w:rPr>
        <w:t>.</w:t>
      </w:r>
      <w:r w:rsidRPr="000A0B1E">
        <w:t>add</w:t>
      </w:r>
      <w:r w:rsidRPr="00BC6A45">
        <w:rPr>
          <w:lang w:val="ru-RU"/>
        </w:rPr>
        <w:t>_</w:t>
      </w:r>
      <w:r w:rsidRPr="000A0B1E">
        <w:t>category</w:t>
      </w:r>
      <w:r w:rsidRPr="00BC6A45">
        <w:rPr>
          <w:lang w:val="ru-RU"/>
        </w:rPr>
        <w:t>('</w:t>
      </w:r>
      <w:r w:rsidRPr="000A0B1E">
        <w:t>TestCategory</w:t>
      </w:r>
      <w:r w:rsidRPr="00BC6A45">
        <w:rPr>
          <w:lang w:val="ru-RU"/>
        </w:rPr>
        <w:t>');</w:t>
      </w:r>
    </w:p>
    <w:p w14:paraId="4FBB9EB8" w14:textId="77777777" w:rsidR="00A93056" w:rsidRPr="00BC6A45" w:rsidRDefault="00A93056" w:rsidP="00A93056">
      <w:pPr>
        <w:pStyle w:val="a1"/>
        <w:rPr>
          <w:lang w:val="ru-RU"/>
        </w:rPr>
      </w:pPr>
    </w:p>
    <w:p w14:paraId="6BC4E616" w14:textId="77777777" w:rsidR="00A93056" w:rsidRPr="00A93056" w:rsidRDefault="00A93056" w:rsidP="00A93056">
      <w:pPr>
        <w:pStyle w:val="a1"/>
      </w:pPr>
      <w:r w:rsidRPr="00A93056">
        <w:t xml:space="preserve">-- </w:t>
      </w:r>
      <w:r w:rsidRPr="00A93056">
        <w:rPr>
          <w:lang w:val="ru-RU"/>
        </w:rPr>
        <w:t>Процедура</w:t>
      </w:r>
      <w:r w:rsidRPr="00A93056">
        <w:t xml:space="preserve"> </w:t>
      </w:r>
      <w:r w:rsidRPr="00A93056">
        <w:rPr>
          <w:lang w:val="ru-RU"/>
        </w:rPr>
        <w:t>добавления</w:t>
      </w:r>
      <w:r w:rsidRPr="00A93056">
        <w:t xml:space="preserve"> </w:t>
      </w:r>
      <w:r w:rsidRPr="00A93056">
        <w:rPr>
          <w:lang w:val="ru-RU"/>
        </w:rPr>
        <w:t>продукта</w:t>
      </w:r>
    </w:p>
    <w:p w14:paraId="7BBBD3BF" w14:textId="77777777" w:rsidR="00A93056" w:rsidRPr="00A93056" w:rsidRDefault="00A93056" w:rsidP="00A93056">
      <w:pPr>
        <w:pStyle w:val="a1"/>
      </w:pPr>
      <w:r w:rsidRPr="00A93056">
        <w:t>CREATE OR REPLACE PROCEDURE public.add_product(p_name VARCHAR, p_brand VARCHAR, p_category_id INTEGER, p_description TEXT, p_rating NUMERIC, p_numReviews INTEGER, p_price NUMERIC, p_countInStock INTEGER, p_created_at DATA, p_user_id INTEGER, p_image VARCHAR)</w:t>
      </w:r>
    </w:p>
    <w:p w14:paraId="6FB74D08" w14:textId="77777777" w:rsidR="00A93056" w:rsidRPr="00A93056" w:rsidRDefault="00A93056" w:rsidP="00A93056">
      <w:pPr>
        <w:pStyle w:val="a1"/>
      </w:pPr>
      <w:r w:rsidRPr="00A93056">
        <w:t>LANGUAGE plpgsql</w:t>
      </w:r>
    </w:p>
    <w:p w14:paraId="6613157A" w14:textId="77777777" w:rsidR="00A93056" w:rsidRPr="00A93056" w:rsidRDefault="00A93056" w:rsidP="00A93056">
      <w:pPr>
        <w:pStyle w:val="a1"/>
      </w:pPr>
      <w:r w:rsidRPr="00A93056">
        <w:t>AS $$</w:t>
      </w:r>
    </w:p>
    <w:p w14:paraId="052BE6FB" w14:textId="77777777" w:rsidR="00A93056" w:rsidRPr="00A93056" w:rsidRDefault="00A93056" w:rsidP="00A93056">
      <w:pPr>
        <w:pStyle w:val="a1"/>
      </w:pPr>
      <w:r w:rsidRPr="00A93056">
        <w:t>BEGIN</w:t>
      </w:r>
    </w:p>
    <w:p w14:paraId="0048CFC1" w14:textId="77777777" w:rsidR="00A93056" w:rsidRPr="00A93056" w:rsidRDefault="00A93056" w:rsidP="00A93056">
      <w:pPr>
        <w:pStyle w:val="a1"/>
      </w:pPr>
      <w:r w:rsidRPr="00A93056">
        <w:t xml:space="preserve">    INSERT INTO public.base_product(name, brand, category_id, description, rating, "numReviews", price, "countInStock",created_at user_id, image) </w:t>
      </w:r>
    </w:p>
    <w:p w14:paraId="0456C4CE" w14:textId="77777777" w:rsidR="00A93056" w:rsidRPr="00A93056" w:rsidRDefault="00A93056" w:rsidP="00A93056">
      <w:pPr>
        <w:pStyle w:val="a1"/>
      </w:pPr>
      <w:r w:rsidRPr="00A93056">
        <w:t xml:space="preserve">    VALUES(p_name, p_brand, p_category_id, p_description, p_rating, p_numReviews, p_price, p_countInStock,p_created_at p_user_id, p_image);</w:t>
      </w:r>
    </w:p>
    <w:p w14:paraId="0FC8D454" w14:textId="77777777" w:rsidR="00A93056" w:rsidRPr="00A93056" w:rsidRDefault="00A93056" w:rsidP="00A93056">
      <w:pPr>
        <w:pStyle w:val="a1"/>
      </w:pPr>
      <w:r w:rsidRPr="00A93056">
        <w:t>END;</w:t>
      </w:r>
    </w:p>
    <w:p w14:paraId="268652ED" w14:textId="77777777" w:rsidR="00A93056" w:rsidRPr="00A93056" w:rsidRDefault="00A93056" w:rsidP="00A93056">
      <w:pPr>
        <w:pStyle w:val="a1"/>
      </w:pPr>
      <w:r w:rsidRPr="00A93056">
        <w:t>$$;</w:t>
      </w:r>
    </w:p>
    <w:p w14:paraId="0A28086F" w14:textId="77777777" w:rsidR="00A93056" w:rsidRPr="00A93056" w:rsidRDefault="00A93056" w:rsidP="00A93056">
      <w:pPr>
        <w:pStyle w:val="a1"/>
      </w:pPr>
    </w:p>
    <w:p w14:paraId="3CD83A3E" w14:textId="77777777" w:rsidR="00A93056" w:rsidRPr="00A93056" w:rsidRDefault="00A93056" w:rsidP="00A93056">
      <w:pPr>
        <w:pStyle w:val="a1"/>
      </w:pPr>
      <w:r w:rsidRPr="00A93056">
        <w:t>REVOKE ALL ON PROCEDURE public.add_product(VARCHAR, VARCHAR, INTEGER, TEXT, NUMERIC, INTEGER, NUMERIC, INTEGER, INTEGER, VARCHAR) FROM PUBLIC;</w:t>
      </w:r>
    </w:p>
    <w:p w14:paraId="4E3F2949" w14:textId="77777777" w:rsidR="00A93056" w:rsidRPr="00A93056" w:rsidRDefault="00A93056" w:rsidP="00A93056">
      <w:pPr>
        <w:pStyle w:val="a1"/>
      </w:pPr>
      <w:r w:rsidRPr="00A93056">
        <w:t>GRANT EXECUTE ON PROCEDURE public.add_product(VARCHAR, VARCHAR, INTEGER, TEXT, NUMERIC, INTEGER, NUMERIC, INTEGER, INTEGER, VARCHAR) TO admin_role;</w:t>
      </w:r>
    </w:p>
    <w:p w14:paraId="681FC60F" w14:textId="77777777" w:rsidR="00A93056" w:rsidRPr="00A93056" w:rsidRDefault="00A93056" w:rsidP="00A93056">
      <w:pPr>
        <w:pStyle w:val="a1"/>
      </w:pPr>
      <w:r w:rsidRPr="00A93056">
        <w:t>--CALL public.add_product('TestProduct', 'TestBrand', 1, 'TestDescription', 4.5, 10, 100.00, 50, "10.05.2023", 1, 'TestImage');</w:t>
      </w:r>
    </w:p>
    <w:p w14:paraId="25FE26E9" w14:textId="77777777" w:rsidR="00A93056" w:rsidRPr="00A93056" w:rsidRDefault="00A93056" w:rsidP="00A93056">
      <w:pPr>
        <w:pStyle w:val="a1"/>
      </w:pPr>
    </w:p>
    <w:p w14:paraId="22277CFB" w14:textId="77777777" w:rsidR="00A93056" w:rsidRPr="00A93056" w:rsidRDefault="00A93056" w:rsidP="00A93056">
      <w:pPr>
        <w:pStyle w:val="a1"/>
      </w:pPr>
      <w:r w:rsidRPr="00A93056">
        <w:t xml:space="preserve">-- </w:t>
      </w:r>
      <w:r w:rsidRPr="00A93056">
        <w:rPr>
          <w:lang w:val="ru-RU"/>
        </w:rPr>
        <w:t>Процедура</w:t>
      </w:r>
      <w:r w:rsidRPr="00A93056">
        <w:t xml:space="preserve"> </w:t>
      </w:r>
      <w:r w:rsidRPr="00A93056">
        <w:rPr>
          <w:lang w:val="ru-RU"/>
        </w:rPr>
        <w:t>добавления</w:t>
      </w:r>
      <w:r w:rsidRPr="00A93056">
        <w:t xml:space="preserve"> </w:t>
      </w:r>
      <w:r w:rsidRPr="00A93056">
        <w:rPr>
          <w:lang w:val="ru-RU"/>
        </w:rPr>
        <w:t>отзыва</w:t>
      </w:r>
    </w:p>
    <w:p w14:paraId="5FF275D5" w14:textId="77777777" w:rsidR="00A93056" w:rsidRPr="00A93056" w:rsidRDefault="00A93056" w:rsidP="00A93056">
      <w:pPr>
        <w:pStyle w:val="a1"/>
      </w:pPr>
      <w:r w:rsidRPr="00A93056">
        <w:t>CREATE OR REPLACE PROCEDURE public.add_review(p_name VARCHAR, p_rating INTEGER, p_comment TEXT, p_product_id INTEGER, p_user_id INTEGER)</w:t>
      </w:r>
    </w:p>
    <w:p w14:paraId="739F659C" w14:textId="77777777" w:rsidR="00A93056" w:rsidRPr="00A93056" w:rsidRDefault="00A93056" w:rsidP="00A93056">
      <w:pPr>
        <w:pStyle w:val="a1"/>
      </w:pPr>
      <w:r w:rsidRPr="00A93056">
        <w:t>LANGUAGE plpgsql</w:t>
      </w:r>
    </w:p>
    <w:p w14:paraId="450A0DD4" w14:textId="77777777" w:rsidR="00A93056" w:rsidRDefault="00A93056" w:rsidP="00A93056">
      <w:pPr>
        <w:pStyle w:val="a1"/>
      </w:pPr>
      <w:r w:rsidRPr="00A93056">
        <w:t>AS $$</w:t>
      </w:r>
    </w:p>
    <w:p w14:paraId="0A0EC240" w14:textId="0A84C4D0" w:rsidR="00B468B7" w:rsidRPr="00B468B7" w:rsidRDefault="00B468B7" w:rsidP="00B468B7">
      <w:pPr>
        <w:spacing w:after="0"/>
        <w:rPr>
          <w:rFonts w:ascii="Courier New" w:hAnsi="Courier New" w:cs="Courier New"/>
          <w:sz w:val="24"/>
          <w:szCs w:val="24"/>
        </w:rPr>
      </w:pPr>
      <w:r>
        <w:br w:type="page"/>
      </w:r>
    </w:p>
    <w:p w14:paraId="2DC1571B" w14:textId="77777777" w:rsidR="00A93056" w:rsidRPr="00A93056" w:rsidRDefault="00A93056" w:rsidP="00A93056">
      <w:pPr>
        <w:pStyle w:val="a1"/>
      </w:pPr>
      <w:r w:rsidRPr="00A93056">
        <w:lastRenderedPageBreak/>
        <w:t>BEGIN</w:t>
      </w:r>
    </w:p>
    <w:p w14:paraId="6D377F85" w14:textId="77777777" w:rsidR="00A93056" w:rsidRPr="00A93056" w:rsidRDefault="00A93056" w:rsidP="00A93056">
      <w:pPr>
        <w:pStyle w:val="a1"/>
      </w:pPr>
      <w:r w:rsidRPr="00A93056">
        <w:t xml:space="preserve">    INSERT INTO public.base_review(name, rating, comment, product_id, user_id) </w:t>
      </w:r>
    </w:p>
    <w:p w14:paraId="052413EC" w14:textId="77777777" w:rsidR="00A93056" w:rsidRPr="00A93056" w:rsidRDefault="00A93056" w:rsidP="00A93056">
      <w:pPr>
        <w:pStyle w:val="a1"/>
      </w:pPr>
      <w:r w:rsidRPr="00A93056">
        <w:t xml:space="preserve">    VALUES(p_name, p_rating, p_comment, p_product_id, p_user_id);</w:t>
      </w:r>
    </w:p>
    <w:p w14:paraId="541CE8ED" w14:textId="77777777" w:rsidR="00A93056" w:rsidRPr="00A93056" w:rsidRDefault="00A93056" w:rsidP="00A93056">
      <w:pPr>
        <w:pStyle w:val="a1"/>
      </w:pPr>
      <w:r w:rsidRPr="00A93056">
        <w:t>END;</w:t>
      </w:r>
    </w:p>
    <w:p w14:paraId="74209BAB" w14:textId="77777777" w:rsidR="00A93056" w:rsidRPr="00A93056" w:rsidRDefault="00A93056" w:rsidP="00A93056">
      <w:pPr>
        <w:pStyle w:val="a1"/>
      </w:pPr>
      <w:r w:rsidRPr="00A93056">
        <w:t>$$;</w:t>
      </w:r>
    </w:p>
    <w:p w14:paraId="2200EB94" w14:textId="77777777" w:rsidR="00A93056" w:rsidRPr="00A93056" w:rsidRDefault="00A93056" w:rsidP="00A93056">
      <w:pPr>
        <w:pStyle w:val="a1"/>
      </w:pPr>
    </w:p>
    <w:p w14:paraId="185A5B5E" w14:textId="77777777" w:rsidR="00A93056" w:rsidRPr="00A93056" w:rsidRDefault="00A93056" w:rsidP="00A93056">
      <w:pPr>
        <w:pStyle w:val="a1"/>
      </w:pPr>
      <w:r w:rsidRPr="00A93056">
        <w:t>REVOKE ALL ON PROCEDURE public.add_review(VARCHAR, INTEGER, TEXT, INTEGER, INTEGER) FROM PUBLIC;</w:t>
      </w:r>
    </w:p>
    <w:p w14:paraId="5D6FED61" w14:textId="77777777" w:rsidR="00A93056" w:rsidRPr="00A93056" w:rsidRDefault="00A93056" w:rsidP="00A93056">
      <w:pPr>
        <w:pStyle w:val="a1"/>
      </w:pPr>
      <w:r w:rsidRPr="00A93056">
        <w:t>GRANT EXECUTE ON PROCEDURE public.add_review(VARCHAR, INTEGER, TEXT, INTEGER, INTEGER) TO client_role, guest_role;</w:t>
      </w:r>
    </w:p>
    <w:p w14:paraId="29F27FFA" w14:textId="77777777" w:rsidR="00A93056" w:rsidRPr="00A93056" w:rsidRDefault="00A93056" w:rsidP="00A93056">
      <w:pPr>
        <w:pStyle w:val="a1"/>
      </w:pPr>
      <w:r w:rsidRPr="00A93056">
        <w:t>CALL public.add_review('</w:t>
      </w:r>
      <w:proofErr w:type="spellStart"/>
      <w:r w:rsidRPr="00A93056">
        <w:t>TestReview</w:t>
      </w:r>
      <w:proofErr w:type="spellEnd"/>
      <w:r w:rsidRPr="00A93056">
        <w:t>', 5, 'Great product!', 1, 1);</w:t>
      </w:r>
    </w:p>
    <w:p w14:paraId="57245636" w14:textId="77777777" w:rsidR="00A93056" w:rsidRPr="00A93056" w:rsidRDefault="00A93056" w:rsidP="00A93056">
      <w:pPr>
        <w:pStyle w:val="a1"/>
      </w:pPr>
    </w:p>
    <w:p w14:paraId="280C3EE5" w14:textId="77777777" w:rsidR="00A93056" w:rsidRPr="00A93056" w:rsidRDefault="00A93056" w:rsidP="00A93056">
      <w:pPr>
        <w:pStyle w:val="a1"/>
      </w:pPr>
    </w:p>
    <w:p w14:paraId="78D59288" w14:textId="77777777" w:rsidR="00A93056" w:rsidRPr="00A93056" w:rsidRDefault="00A93056" w:rsidP="00A93056">
      <w:pPr>
        <w:pStyle w:val="a1"/>
      </w:pPr>
      <w:r w:rsidRPr="00A93056">
        <w:t xml:space="preserve">CREATE OR REPLACE PROCEDURE </w:t>
      </w:r>
      <w:proofErr w:type="spellStart"/>
      <w:r w:rsidRPr="00A93056">
        <w:t>public.add_shipping_address</w:t>
      </w:r>
      <w:proofErr w:type="spellEnd"/>
      <w:r w:rsidRPr="00A93056">
        <w:t>(</w:t>
      </w:r>
      <w:proofErr w:type="spellStart"/>
      <w:r w:rsidRPr="00A93056">
        <w:t>p_address</w:t>
      </w:r>
      <w:proofErr w:type="spellEnd"/>
      <w:r w:rsidRPr="00A93056">
        <w:t xml:space="preserve"> VARCHAR, </w:t>
      </w:r>
      <w:proofErr w:type="spellStart"/>
      <w:r w:rsidRPr="00A93056">
        <w:t>p_city</w:t>
      </w:r>
      <w:proofErr w:type="spellEnd"/>
      <w:r w:rsidRPr="00A93056">
        <w:t xml:space="preserve"> VARCHAR, </w:t>
      </w:r>
      <w:proofErr w:type="spellStart"/>
      <w:r w:rsidRPr="00A93056">
        <w:t>p_postalCode</w:t>
      </w:r>
      <w:proofErr w:type="spellEnd"/>
      <w:r w:rsidRPr="00A93056">
        <w:t xml:space="preserve"> VARCHAR, </w:t>
      </w:r>
      <w:proofErr w:type="spellStart"/>
      <w:r w:rsidRPr="00A93056">
        <w:t>p_country</w:t>
      </w:r>
      <w:proofErr w:type="spellEnd"/>
      <w:r w:rsidRPr="00A93056">
        <w:t xml:space="preserve"> VARCHAR, </w:t>
      </w:r>
      <w:proofErr w:type="spellStart"/>
      <w:r w:rsidRPr="00A93056">
        <w:t>p_shippingPrice</w:t>
      </w:r>
      <w:proofErr w:type="spellEnd"/>
      <w:r w:rsidRPr="00A93056">
        <w:t xml:space="preserve"> NUMERIC, </w:t>
      </w:r>
      <w:proofErr w:type="spellStart"/>
      <w:r w:rsidRPr="00A93056">
        <w:t>p_order_id</w:t>
      </w:r>
      <w:proofErr w:type="spellEnd"/>
      <w:r w:rsidRPr="00A93056">
        <w:t xml:space="preserve"> INTEGER, </w:t>
      </w:r>
      <w:proofErr w:type="spellStart"/>
      <w:r w:rsidRPr="00A93056">
        <w:t>p_courier_id</w:t>
      </w:r>
      <w:proofErr w:type="spellEnd"/>
      <w:r w:rsidRPr="00A93056">
        <w:t xml:space="preserve"> INTEGER)</w:t>
      </w:r>
    </w:p>
    <w:p w14:paraId="34636637" w14:textId="77777777" w:rsidR="00A93056" w:rsidRPr="00A93056" w:rsidRDefault="00A93056" w:rsidP="00A93056">
      <w:pPr>
        <w:pStyle w:val="a1"/>
      </w:pPr>
      <w:r w:rsidRPr="00A93056">
        <w:t>LANGUAGE plpgsql</w:t>
      </w:r>
    </w:p>
    <w:p w14:paraId="64551ABA" w14:textId="77777777" w:rsidR="00A93056" w:rsidRPr="00A93056" w:rsidRDefault="00A93056" w:rsidP="00A93056">
      <w:pPr>
        <w:pStyle w:val="a1"/>
      </w:pPr>
      <w:r w:rsidRPr="00A93056">
        <w:t>AS $$</w:t>
      </w:r>
    </w:p>
    <w:p w14:paraId="2FEF4E1A" w14:textId="77777777" w:rsidR="00A93056" w:rsidRPr="00A93056" w:rsidRDefault="00A93056" w:rsidP="00A93056">
      <w:pPr>
        <w:pStyle w:val="a1"/>
      </w:pPr>
      <w:r w:rsidRPr="00A93056">
        <w:t>BEGIN</w:t>
      </w:r>
    </w:p>
    <w:p w14:paraId="0A9410F1" w14:textId="77777777" w:rsidR="00A93056" w:rsidRPr="00A93056" w:rsidRDefault="00A93056" w:rsidP="00A93056">
      <w:pPr>
        <w:pStyle w:val="a1"/>
      </w:pPr>
      <w:r w:rsidRPr="00A93056">
        <w:t xml:space="preserve">    INSERT INTO public.base_shippingaddress(address, city, postalCode, country, shippingPrice, order_id, courier_id) </w:t>
      </w:r>
    </w:p>
    <w:p w14:paraId="6D5AAAB1" w14:textId="77777777" w:rsidR="00A93056" w:rsidRPr="00A93056" w:rsidRDefault="00A93056" w:rsidP="00A93056">
      <w:pPr>
        <w:pStyle w:val="a1"/>
      </w:pPr>
      <w:r w:rsidRPr="00A93056">
        <w:t xml:space="preserve">    VALUES(</w:t>
      </w:r>
      <w:proofErr w:type="spellStart"/>
      <w:r w:rsidRPr="00A93056">
        <w:t>p_address</w:t>
      </w:r>
      <w:proofErr w:type="spellEnd"/>
      <w:r w:rsidRPr="00A93056">
        <w:t xml:space="preserve">, </w:t>
      </w:r>
      <w:proofErr w:type="spellStart"/>
      <w:r w:rsidRPr="00A93056">
        <w:t>p_city</w:t>
      </w:r>
      <w:proofErr w:type="spellEnd"/>
      <w:r w:rsidRPr="00A93056">
        <w:t xml:space="preserve">, </w:t>
      </w:r>
      <w:proofErr w:type="spellStart"/>
      <w:r w:rsidRPr="00A93056">
        <w:t>p_postalCode</w:t>
      </w:r>
      <w:proofErr w:type="spellEnd"/>
      <w:r w:rsidRPr="00A93056">
        <w:t xml:space="preserve">, </w:t>
      </w:r>
      <w:proofErr w:type="spellStart"/>
      <w:r w:rsidRPr="00A93056">
        <w:t>p_country</w:t>
      </w:r>
      <w:proofErr w:type="spellEnd"/>
      <w:r w:rsidRPr="00A93056">
        <w:t xml:space="preserve">, </w:t>
      </w:r>
      <w:proofErr w:type="spellStart"/>
      <w:r w:rsidRPr="00A93056">
        <w:t>p_shippingPrice</w:t>
      </w:r>
      <w:proofErr w:type="spellEnd"/>
      <w:r w:rsidRPr="00A93056">
        <w:t xml:space="preserve">, </w:t>
      </w:r>
      <w:proofErr w:type="spellStart"/>
      <w:r w:rsidRPr="00A93056">
        <w:t>p_order_id</w:t>
      </w:r>
      <w:proofErr w:type="spellEnd"/>
      <w:r w:rsidRPr="00A93056">
        <w:t xml:space="preserve">, </w:t>
      </w:r>
      <w:proofErr w:type="spellStart"/>
      <w:r w:rsidRPr="00A93056">
        <w:t>p_courier_id</w:t>
      </w:r>
      <w:proofErr w:type="spellEnd"/>
      <w:r w:rsidRPr="00A93056">
        <w:t>);</w:t>
      </w:r>
    </w:p>
    <w:p w14:paraId="4A532A88" w14:textId="77777777" w:rsidR="00A93056" w:rsidRPr="00A93056" w:rsidRDefault="00A93056" w:rsidP="00A93056">
      <w:pPr>
        <w:pStyle w:val="a1"/>
      </w:pPr>
      <w:r w:rsidRPr="00A93056">
        <w:t>END;</w:t>
      </w:r>
    </w:p>
    <w:p w14:paraId="73938256" w14:textId="77777777" w:rsidR="00A93056" w:rsidRPr="00A93056" w:rsidRDefault="00A93056" w:rsidP="00A93056">
      <w:pPr>
        <w:pStyle w:val="a1"/>
      </w:pPr>
      <w:r w:rsidRPr="00A93056">
        <w:t>$$;</w:t>
      </w:r>
    </w:p>
    <w:p w14:paraId="7CFC22C3" w14:textId="77777777" w:rsidR="00A93056" w:rsidRPr="00A93056" w:rsidRDefault="00A93056" w:rsidP="00A93056">
      <w:pPr>
        <w:pStyle w:val="a1"/>
      </w:pPr>
    </w:p>
    <w:p w14:paraId="6FCE870D" w14:textId="77777777" w:rsidR="00A93056" w:rsidRPr="00A93056" w:rsidRDefault="00A93056" w:rsidP="00A93056">
      <w:pPr>
        <w:pStyle w:val="a1"/>
      </w:pPr>
      <w:r w:rsidRPr="00A93056">
        <w:t xml:space="preserve">REVOKE ALL ON PROCEDURE </w:t>
      </w:r>
      <w:proofErr w:type="spellStart"/>
      <w:r w:rsidRPr="00A93056">
        <w:t>public.add_shipping_address</w:t>
      </w:r>
      <w:proofErr w:type="spellEnd"/>
      <w:r w:rsidRPr="00A93056">
        <w:t>(VARCHAR, VARCHAR, VARCHAR, VARCHAR, NUMERIC, INTEGER, INTEGER) FROM PUBLIC;</w:t>
      </w:r>
    </w:p>
    <w:p w14:paraId="611FF36F" w14:textId="77777777" w:rsidR="00A93056" w:rsidRPr="00A93056" w:rsidRDefault="00A93056" w:rsidP="00A93056">
      <w:pPr>
        <w:pStyle w:val="a1"/>
      </w:pPr>
      <w:r w:rsidRPr="00A93056">
        <w:t xml:space="preserve">GRANT EXECUTE ON PROCEDURE </w:t>
      </w:r>
      <w:proofErr w:type="spellStart"/>
      <w:r w:rsidRPr="00A93056">
        <w:t>public.add_shipping_address</w:t>
      </w:r>
      <w:proofErr w:type="spellEnd"/>
      <w:r w:rsidRPr="00A93056">
        <w:t>(VARCHAR, VARCHAR, VARCHAR, VARCHAR, NUMERIC, INTEGER, INTEGER) TO admin, courier;</w:t>
      </w:r>
    </w:p>
    <w:p w14:paraId="21CAD0F4" w14:textId="77777777" w:rsidR="00A93056" w:rsidRPr="00A93056" w:rsidRDefault="00A93056" w:rsidP="00A93056">
      <w:pPr>
        <w:pStyle w:val="a1"/>
      </w:pPr>
      <w:r w:rsidRPr="00A93056">
        <w:t xml:space="preserve">CALL </w:t>
      </w:r>
      <w:proofErr w:type="spellStart"/>
      <w:r w:rsidRPr="00A93056">
        <w:t>public.add_shipping_address</w:t>
      </w:r>
      <w:proofErr w:type="spellEnd"/>
      <w:r w:rsidRPr="00A93056">
        <w:t>('</w:t>
      </w:r>
      <w:proofErr w:type="spellStart"/>
      <w:r w:rsidRPr="00A93056">
        <w:t>TestAddress</w:t>
      </w:r>
      <w:proofErr w:type="spellEnd"/>
      <w:r w:rsidRPr="00A93056">
        <w:t>', '</w:t>
      </w:r>
      <w:proofErr w:type="spellStart"/>
      <w:r w:rsidRPr="00A93056">
        <w:t>TestCity</w:t>
      </w:r>
      <w:proofErr w:type="spellEnd"/>
      <w:r w:rsidRPr="00A93056">
        <w:t>', '</w:t>
      </w:r>
      <w:proofErr w:type="spellStart"/>
      <w:r w:rsidRPr="00A93056">
        <w:t>TestPostalCode</w:t>
      </w:r>
      <w:proofErr w:type="spellEnd"/>
      <w:r w:rsidRPr="00A93056">
        <w:t>', '</w:t>
      </w:r>
      <w:proofErr w:type="spellStart"/>
      <w:r w:rsidRPr="00A93056">
        <w:t>TestCountry</w:t>
      </w:r>
      <w:proofErr w:type="spellEnd"/>
      <w:r w:rsidRPr="00A93056">
        <w:t>', 5.00, 1, 1);</w:t>
      </w:r>
    </w:p>
    <w:p w14:paraId="7CBEDC21" w14:textId="77777777" w:rsidR="00A93056" w:rsidRPr="00A93056" w:rsidRDefault="00A93056" w:rsidP="00A93056">
      <w:pPr>
        <w:pStyle w:val="a1"/>
      </w:pPr>
    </w:p>
    <w:p w14:paraId="410FE6BC" w14:textId="77777777" w:rsidR="00A93056" w:rsidRPr="00A93056" w:rsidRDefault="00A93056" w:rsidP="00A93056">
      <w:pPr>
        <w:pStyle w:val="a1"/>
      </w:pPr>
      <w:r w:rsidRPr="00A93056">
        <w:t xml:space="preserve">set role </w:t>
      </w:r>
      <w:proofErr w:type="spellStart"/>
      <w:r w:rsidRPr="00A93056">
        <w:t>mcdinii</w:t>
      </w:r>
      <w:proofErr w:type="spellEnd"/>
      <w:r w:rsidRPr="00A93056">
        <w:t>;</w:t>
      </w:r>
    </w:p>
    <w:p w14:paraId="1A1380CF" w14:textId="77777777" w:rsidR="00A93056" w:rsidRPr="005430A2" w:rsidRDefault="00A93056" w:rsidP="005430A2">
      <w:pPr>
        <w:pStyle w:val="a1"/>
      </w:pPr>
      <w:r w:rsidRPr="005430A2">
        <w:t xml:space="preserve">CREATE OR REPLACE PROCEDURE </w:t>
      </w:r>
      <w:proofErr w:type="spellStart"/>
      <w:r w:rsidRPr="005430A2">
        <w:t>public.add_order</w:t>
      </w:r>
      <w:proofErr w:type="spellEnd"/>
      <w:r w:rsidRPr="005430A2">
        <w:t>(</w:t>
      </w:r>
    </w:p>
    <w:p w14:paraId="794135C0" w14:textId="77777777" w:rsidR="00A93056" w:rsidRPr="005430A2" w:rsidRDefault="00A93056" w:rsidP="005430A2">
      <w:pPr>
        <w:pStyle w:val="a1"/>
      </w:pPr>
      <w:r w:rsidRPr="005430A2">
        <w:t xml:space="preserve">    </w:t>
      </w:r>
      <w:proofErr w:type="spellStart"/>
      <w:r w:rsidRPr="005430A2">
        <w:t>p_paymentMethod</w:t>
      </w:r>
      <w:proofErr w:type="spellEnd"/>
      <w:r w:rsidRPr="005430A2">
        <w:t xml:space="preserve"> VARCHAR, </w:t>
      </w:r>
    </w:p>
    <w:p w14:paraId="55B7FB90" w14:textId="77777777" w:rsidR="00A93056" w:rsidRPr="005430A2" w:rsidRDefault="00A93056" w:rsidP="005430A2">
      <w:pPr>
        <w:pStyle w:val="a1"/>
      </w:pPr>
      <w:r w:rsidRPr="005430A2">
        <w:t xml:space="preserve">    </w:t>
      </w:r>
      <w:proofErr w:type="spellStart"/>
      <w:r w:rsidRPr="005430A2">
        <w:t>p_taxPrice</w:t>
      </w:r>
      <w:proofErr w:type="spellEnd"/>
      <w:r w:rsidRPr="005430A2">
        <w:t xml:space="preserve"> NUMERIC, </w:t>
      </w:r>
    </w:p>
    <w:p w14:paraId="0E3AA40C" w14:textId="77777777" w:rsidR="00A93056" w:rsidRPr="005430A2" w:rsidRDefault="00A93056" w:rsidP="005430A2">
      <w:pPr>
        <w:pStyle w:val="a1"/>
      </w:pPr>
      <w:r w:rsidRPr="005430A2">
        <w:t xml:space="preserve">    </w:t>
      </w:r>
      <w:proofErr w:type="spellStart"/>
      <w:r w:rsidRPr="005430A2">
        <w:t>p_shippingPrice</w:t>
      </w:r>
      <w:proofErr w:type="spellEnd"/>
      <w:r w:rsidRPr="005430A2">
        <w:t xml:space="preserve"> NUMERIC, </w:t>
      </w:r>
    </w:p>
    <w:p w14:paraId="7AB426F0" w14:textId="77777777" w:rsidR="00A93056" w:rsidRPr="005430A2" w:rsidRDefault="00A93056" w:rsidP="005430A2">
      <w:pPr>
        <w:pStyle w:val="a1"/>
      </w:pPr>
      <w:r w:rsidRPr="005430A2">
        <w:t xml:space="preserve">    </w:t>
      </w:r>
      <w:proofErr w:type="spellStart"/>
      <w:r w:rsidRPr="005430A2">
        <w:t>p_totalPrice</w:t>
      </w:r>
      <w:proofErr w:type="spellEnd"/>
      <w:r w:rsidRPr="005430A2">
        <w:t xml:space="preserve"> NUMERIC, </w:t>
      </w:r>
    </w:p>
    <w:p w14:paraId="6C46C96F" w14:textId="77777777" w:rsidR="00A93056" w:rsidRPr="005430A2" w:rsidRDefault="00A93056" w:rsidP="005430A2">
      <w:pPr>
        <w:pStyle w:val="a1"/>
      </w:pPr>
      <w:r w:rsidRPr="005430A2">
        <w:t xml:space="preserve">    p_user_id INTEGER</w:t>
      </w:r>
    </w:p>
    <w:p w14:paraId="72AA9817" w14:textId="77777777" w:rsidR="00A93056" w:rsidRPr="005430A2" w:rsidRDefault="00A93056" w:rsidP="005430A2">
      <w:pPr>
        <w:pStyle w:val="a1"/>
      </w:pPr>
      <w:r w:rsidRPr="005430A2">
        <w:t>)</w:t>
      </w:r>
    </w:p>
    <w:p w14:paraId="1599926F" w14:textId="77777777" w:rsidR="00A93056" w:rsidRPr="005430A2" w:rsidRDefault="00A93056" w:rsidP="005430A2">
      <w:pPr>
        <w:pStyle w:val="a1"/>
      </w:pPr>
      <w:r w:rsidRPr="005430A2">
        <w:t>LANGUAGE plpgsql</w:t>
      </w:r>
    </w:p>
    <w:p w14:paraId="3F936B57" w14:textId="77777777" w:rsidR="00A93056" w:rsidRPr="005430A2" w:rsidRDefault="00A93056" w:rsidP="005430A2">
      <w:pPr>
        <w:pStyle w:val="a1"/>
      </w:pPr>
      <w:r w:rsidRPr="005430A2">
        <w:t>AS $$</w:t>
      </w:r>
    </w:p>
    <w:p w14:paraId="1589B93B" w14:textId="77777777" w:rsidR="00A93056" w:rsidRPr="005430A2" w:rsidRDefault="00A93056" w:rsidP="005430A2">
      <w:pPr>
        <w:pStyle w:val="a1"/>
      </w:pPr>
      <w:r w:rsidRPr="005430A2">
        <w:t>BEGIN</w:t>
      </w:r>
    </w:p>
    <w:p w14:paraId="5F93D0FE" w14:textId="77777777" w:rsidR="00A93056" w:rsidRPr="005430A2" w:rsidRDefault="00A93056" w:rsidP="005430A2">
      <w:pPr>
        <w:pStyle w:val="a1"/>
      </w:pPr>
      <w:r w:rsidRPr="005430A2">
        <w:t xml:space="preserve">    INSERT INTO public.base_order(</w:t>
      </w:r>
    </w:p>
    <w:p w14:paraId="44C581D5" w14:textId="77777777" w:rsidR="00A93056" w:rsidRPr="005430A2" w:rsidRDefault="00A93056" w:rsidP="005430A2">
      <w:pPr>
        <w:pStyle w:val="a1"/>
      </w:pPr>
      <w:r w:rsidRPr="005430A2">
        <w:t xml:space="preserve">        "paymentMethod", </w:t>
      </w:r>
    </w:p>
    <w:p w14:paraId="68128EE2" w14:textId="77777777" w:rsidR="00A93056" w:rsidRDefault="00A93056" w:rsidP="005430A2">
      <w:pPr>
        <w:pStyle w:val="a1"/>
      </w:pPr>
      <w:r w:rsidRPr="005430A2">
        <w:t xml:space="preserve">        "taxPrice", </w:t>
      </w:r>
    </w:p>
    <w:p w14:paraId="7E0D6F31" w14:textId="2BC6F78D" w:rsidR="00B468B7" w:rsidRPr="00B468B7" w:rsidRDefault="00B468B7" w:rsidP="00B468B7">
      <w:pPr>
        <w:spacing w:after="0"/>
        <w:rPr>
          <w:rFonts w:ascii="Courier New" w:hAnsi="Courier New" w:cs="Courier New"/>
          <w:sz w:val="24"/>
          <w:szCs w:val="24"/>
        </w:rPr>
      </w:pPr>
      <w:r>
        <w:br w:type="page"/>
      </w:r>
    </w:p>
    <w:p w14:paraId="2B007162" w14:textId="77777777" w:rsidR="00A93056" w:rsidRPr="005430A2" w:rsidRDefault="00A93056" w:rsidP="005430A2">
      <w:pPr>
        <w:pStyle w:val="a1"/>
      </w:pPr>
      <w:r w:rsidRPr="005430A2">
        <w:lastRenderedPageBreak/>
        <w:t xml:space="preserve">        "shippingPrice", </w:t>
      </w:r>
    </w:p>
    <w:p w14:paraId="4B0A8B0D" w14:textId="77777777" w:rsidR="00A93056" w:rsidRPr="005430A2" w:rsidRDefault="00A93056" w:rsidP="005430A2">
      <w:pPr>
        <w:pStyle w:val="a1"/>
      </w:pPr>
      <w:r w:rsidRPr="005430A2">
        <w:t xml:space="preserve">        "totalPrice", </w:t>
      </w:r>
    </w:p>
    <w:p w14:paraId="6E855261" w14:textId="77777777" w:rsidR="00A93056" w:rsidRPr="005430A2" w:rsidRDefault="00A93056" w:rsidP="005430A2">
      <w:pPr>
        <w:pStyle w:val="a1"/>
      </w:pPr>
      <w:r w:rsidRPr="005430A2">
        <w:t xml:space="preserve">        "isPaid", </w:t>
      </w:r>
    </w:p>
    <w:p w14:paraId="0BB63938" w14:textId="77777777" w:rsidR="00A93056" w:rsidRPr="005430A2" w:rsidRDefault="00A93056" w:rsidP="005430A2">
      <w:pPr>
        <w:pStyle w:val="a1"/>
      </w:pPr>
      <w:r w:rsidRPr="005430A2">
        <w:t xml:space="preserve">        "isDelivered", </w:t>
      </w:r>
    </w:p>
    <w:p w14:paraId="68BDD50F" w14:textId="77777777" w:rsidR="00A93056" w:rsidRPr="005430A2" w:rsidRDefault="00A93056" w:rsidP="005430A2">
      <w:pPr>
        <w:pStyle w:val="a1"/>
      </w:pPr>
      <w:r w:rsidRPr="005430A2">
        <w:t xml:space="preserve">        "status",</w:t>
      </w:r>
    </w:p>
    <w:p w14:paraId="55A397BC" w14:textId="77777777" w:rsidR="00A93056" w:rsidRPr="005430A2" w:rsidRDefault="00A93056" w:rsidP="005430A2">
      <w:pPr>
        <w:pStyle w:val="a1"/>
      </w:pPr>
      <w:r w:rsidRPr="005430A2">
        <w:t xml:space="preserve">        "createdAt", </w:t>
      </w:r>
    </w:p>
    <w:p w14:paraId="0000E7BC" w14:textId="43841F48" w:rsidR="00A93056" w:rsidRPr="005430A2" w:rsidRDefault="00A93056" w:rsidP="005430A2">
      <w:pPr>
        <w:pStyle w:val="a1"/>
      </w:pPr>
      <w:r w:rsidRPr="005430A2">
        <w:t xml:space="preserve">        </w:t>
      </w:r>
      <w:r w:rsidR="005430A2" w:rsidRPr="005430A2">
        <w:t>"</w:t>
      </w:r>
      <w:proofErr w:type="gramStart"/>
      <w:r w:rsidRPr="005430A2">
        <w:t>user</w:t>
      </w:r>
      <w:proofErr w:type="gramEnd"/>
      <w:r w:rsidRPr="005430A2">
        <w:t>_id"</w:t>
      </w:r>
      <w:r w:rsidR="005430A2" w:rsidRPr="005430A2">
        <w:t>,</w:t>
      </w:r>
    </w:p>
    <w:p w14:paraId="41F39E4F" w14:textId="21F6E931" w:rsidR="005430A2" w:rsidRPr="005430A2" w:rsidRDefault="005430A2" w:rsidP="005430A2">
      <w:pPr>
        <w:pStyle w:val="a1"/>
      </w:pPr>
      <w:r w:rsidRPr="005430A2">
        <w:tab/>
      </w:r>
      <w:r w:rsidRPr="005430A2">
        <w:tab/>
        <w:t>"deliveryTime"</w:t>
      </w:r>
    </w:p>
    <w:p w14:paraId="3DC6C202" w14:textId="77777777" w:rsidR="00A93056" w:rsidRPr="005430A2" w:rsidRDefault="00A93056" w:rsidP="005430A2">
      <w:pPr>
        <w:pStyle w:val="a1"/>
      </w:pPr>
      <w:r w:rsidRPr="005430A2">
        <w:t xml:space="preserve">    ) </w:t>
      </w:r>
    </w:p>
    <w:p w14:paraId="0D0D8EBD" w14:textId="77777777" w:rsidR="00A93056" w:rsidRPr="005430A2" w:rsidRDefault="00A93056" w:rsidP="005430A2">
      <w:pPr>
        <w:pStyle w:val="a1"/>
      </w:pPr>
      <w:r w:rsidRPr="005430A2">
        <w:t xml:space="preserve">    VALUES(</w:t>
      </w:r>
    </w:p>
    <w:p w14:paraId="5C2998EA" w14:textId="77777777" w:rsidR="00A93056" w:rsidRPr="005430A2" w:rsidRDefault="00A93056" w:rsidP="005430A2">
      <w:pPr>
        <w:pStyle w:val="a1"/>
      </w:pPr>
      <w:r w:rsidRPr="005430A2">
        <w:t xml:space="preserve">        </w:t>
      </w:r>
      <w:proofErr w:type="spellStart"/>
      <w:r w:rsidRPr="005430A2">
        <w:t>p_paymentMethod</w:t>
      </w:r>
      <w:proofErr w:type="spellEnd"/>
      <w:r w:rsidRPr="005430A2">
        <w:t xml:space="preserve">, </w:t>
      </w:r>
    </w:p>
    <w:p w14:paraId="42DC21F3" w14:textId="77777777" w:rsidR="00A93056" w:rsidRPr="005430A2" w:rsidRDefault="00A93056" w:rsidP="005430A2">
      <w:pPr>
        <w:pStyle w:val="a1"/>
      </w:pPr>
      <w:r w:rsidRPr="005430A2">
        <w:t xml:space="preserve">        </w:t>
      </w:r>
      <w:proofErr w:type="spellStart"/>
      <w:r w:rsidRPr="005430A2">
        <w:t>p_taxPrice</w:t>
      </w:r>
      <w:proofErr w:type="spellEnd"/>
      <w:r w:rsidRPr="005430A2">
        <w:t xml:space="preserve">, </w:t>
      </w:r>
    </w:p>
    <w:p w14:paraId="120F320F" w14:textId="77777777" w:rsidR="00A93056" w:rsidRPr="005430A2" w:rsidRDefault="00A93056" w:rsidP="005430A2">
      <w:pPr>
        <w:pStyle w:val="a1"/>
      </w:pPr>
      <w:r w:rsidRPr="005430A2">
        <w:t xml:space="preserve">        </w:t>
      </w:r>
      <w:proofErr w:type="spellStart"/>
      <w:r w:rsidRPr="005430A2">
        <w:t>p_shippingPrice</w:t>
      </w:r>
      <w:proofErr w:type="spellEnd"/>
      <w:r w:rsidRPr="005430A2">
        <w:t xml:space="preserve">, </w:t>
      </w:r>
    </w:p>
    <w:p w14:paraId="6C002790" w14:textId="77777777" w:rsidR="00A93056" w:rsidRPr="005430A2" w:rsidRDefault="00A93056" w:rsidP="005430A2">
      <w:pPr>
        <w:pStyle w:val="a1"/>
      </w:pPr>
      <w:r w:rsidRPr="005430A2">
        <w:t xml:space="preserve">        </w:t>
      </w:r>
      <w:proofErr w:type="spellStart"/>
      <w:r w:rsidRPr="005430A2">
        <w:t>p_totalPrice</w:t>
      </w:r>
      <w:proofErr w:type="spellEnd"/>
      <w:r w:rsidRPr="005430A2">
        <w:t xml:space="preserve">, </w:t>
      </w:r>
    </w:p>
    <w:p w14:paraId="5CFAAF67" w14:textId="77777777" w:rsidR="00A93056" w:rsidRPr="005430A2" w:rsidRDefault="00A93056" w:rsidP="005430A2">
      <w:pPr>
        <w:pStyle w:val="a1"/>
      </w:pPr>
      <w:r w:rsidRPr="005430A2">
        <w:t xml:space="preserve">        FALSE, </w:t>
      </w:r>
    </w:p>
    <w:p w14:paraId="1827F86F" w14:textId="77777777" w:rsidR="00A93056" w:rsidRPr="005430A2" w:rsidRDefault="00A93056" w:rsidP="005430A2">
      <w:pPr>
        <w:pStyle w:val="a1"/>
      </w:pPr>
      <w:r w:rsidRPr="005430A2">
        <w:t xml:space="preserve">        FALSE, </w:t>
      </w:r>
    </w:p>
    <w:p w14:paraId="50727105" w14:textId="77777777" w:rsidR="00A93056" w:rsidRPr="005430A2" w:rsidRDefault="00A93056" w:rsidP="005430A2">
      <w:pPr>
        <w:pStyle w:val="a1"/>
      </w:pPr>
      <w:r w:rsidRPr="005430A2">
        <w:t xml:space="preserve">        'Processing',</w:t>
      </w:r>
    </w:p>
    <w:p w14:paraId="5166BD95" w14:textId="77777777" w:rsidR="00A93056" w:rsidRPr="005430A2" w:rsidRDefault="00A93056" w:rsidP="005430A2">
      <w:pPr>
        <w:pStyle w:val="a1"/>
      </w:pPr>
      <w:r w:rsidRPr="005430A2">
        <w:t xml:space="preserve">        NOW(), </w:t>
      </w:r>
    </w:p>
    <w:p w14:paraId="6D83E520" w14:textId="0A09B01E" w:rsidR="00A93056" w:rsidRPr="005430A2" w:rsidRDefault="00A93056" w:rsidP="005430A2">
      <w:pPr>
        <w:pStyle w:val="a1"/>
      </w:pPr>
      <w:r w:rsidRPr="005430A2">
        <w:t xml:space="preserve">        p_user_id</w:t>
      </w:r>
      <w:r w:rsidR="005430A2" w:rsidRPr="005430A2">
        <w:t>,</w:t>
      </w:r>
    </w:p>
    <w:p w14:paraId="54D33FBF" w14:textId="31A8F8CD" w:rsidR="005430A2" w:rsidRPr="005430A2" w:rsidRDefault="005430A2" w:rsidP="005430A2">
      <w:pPr>
        <w:pStyle w:val="a1"/>
      </w:pPr>
      <w:r w:rsidRPr="005430A2">
        <w:tab/>
      </w:r>
      <w:r w:rsidRPr="005430A2">
        <w:tab/>
        <w:t>NOW()</w:t>
      </w:r>
    </w:p>
    <w:p w14:paraId="77FA0152" w14:textId="77777777" w:rsidR="00A93056" w:rsidRPr="005430A2" w:rsidRDefault="00A93056" w:rsidP="005430A2">
      <w:pPr>
        <w:pStyle w:val="a1"/>
      </w:pPr>
      <w:r w:rsidRPr="005430A2">
        <w:t xml:space="preserve">    );</w:t>
      </w:r>
    </w:p>
    <w:p w14:paraId="4D119B01" w14:textId="77777777" w:rsidR="00A93056" w:rsidRPr="005430A2" w:rsidRDefault="00A93056" w:rsidP="005430A2">
      <w:pPr>
        <w:pStyle w:val="a1"/>
      </w:pPr>
      <w:r w:rsidRPr="005430A2">
        <w:t>END;</w:t>
      </w:r>
    </w:p>
    <w:p w14:paraId="377444B7" w14:textId="77777777" w:rsidR="00A93056" w:rsidRPr="005430A2" w:rsidRDefault="00A93056" w:rsidP="005430A2">
      <w:pPr>
        <w:pStyle w:val="a1"/>
      </w:pPr>
      <w:r w:rsidRPr="005430A2">
        <w:t>$$;</w:t>
      </w:r>
    </w:p>
    <w:p w14:paraId="027CE1AC" w14:textId="77777777" w:rsidR="00A93056" w:rsidRPr="00A93056" w:rsidRDefault="00A93056" w:rsidP="00A93056">
      <w:pPr>
        <w:pStyle w:val="a1"/>
      </w:pPr>
    </w:p>
    <w:p w14:paraId="0BEA3803" w14:textId="77777777" w:rsidR="00A93056" w:rsidRPr="00A93056" w:rsidRDefault="00A93056" w:rsidP="00A93056">
      <w:pPr>
        <w:pStyle w:val="a1"/>
      </w:pPr>
      <w:r w:rsidRPr="00A93056">
        <w:t xml:space="preserve">REVOKE ALL ON PROCEDURE </w:t>
      </w:r>
      <w:proofErr w:type="spellStart"/>
      <w:r w:rsidRPr="00A93056">
        <w:t>public.add_order</w:t>
      </w:r>
      <w:proofErr w:type="spellEnd"/>
      <w:r w:rsidRPr="00A93056">
        <w:t>(VARCHAR, NUMERIC, NUMERIC, NUMERIC, INTEGER) FROM PUBLIC;</w:t>
      </w:r>
    </w:p>
    <w:p w14:paraId="33738B3B" w14:textId="77777777" w:rsidR="00A93056" w:rsidRPr="00A93056" w:rsidRDefault="00A93056" w:rsidP="00A93056">
      <w:pPr>
        <w:pStyle w:val="a1"/>
      </w:pPr>
      <w:r w:rsidRPr="00A93056">
        <w:t xml:space="preserve">GRANT EXECUTE ON PROCEDURE </w:t>
      </w:r>
      <w:proofErr w:type="spellStart"/>
      <w:r w:rsidRPr="00A93056">
        <w:t>public.add_order</w:t>
      </w:r>
      <w:proofErr w:type="spellEnd"/>
      <w:r w:rsidRPr="00A93056">
        <w:t>(VARCHAR, NUMERIC, NUMERIC, NUMERIC, INTEGER) TO admin_role;</w:t>
      </w:r>
    </w:p>
    <w:p w14:paraId="72B1337B" w14:textId="77777777" w:rsidR="00A93056" w:rsidRPr="00A93056" w:rsidRDefault="00A93056" w:rsidP="00A93056">
      <w:pPr>
        <w:pStyle w:val="a1"/>
      </w:pPr>
    </w:p>
    <w:p w14:paraId="1310FD92" w14:textId="77777777" w:rsidR="00A93056" w:rsidRPr="00A93056" w:rsidRDefault="00A93056" w:rsidP="00A93056">
      <w:pPr>
        <w:pStyle w:val="a1"/>
      </w:pPr>
    </w:p>
    <w:p w14:paraId="0DDC79EC" w14:textId="77777777" w:rsidR="00A93056" w:rsidRPr="00A93056" w:rsidRDefault="00A93056" w:rsidP="00A93056">
      <w:pPr>
        <w:pStyle w:val="a1"/>
      </w:pPr>
      <w:r w:rsidRPr="00A93056">
        <w:t xml:space="preserve">REVOKE ALL ON PROCEDURE </w:t>
      </w:r>
      <w:proofErr w:type="spellStart"/>
      <w:r w:rsidRPr="00A93056">
        <w:t>public.add_order</w:t>
      </w:r>
      <w:proofErr w:type="spellEnd"/>
      <w:r w:rsidRPr="00A93056">
        <w:t>(VARCHAR, NUMERIC, NUMERIC, NUMERIC, INTEGER) FROM PUBLIC;</w:t>
      </w:r>
    </w:p>
    <w:p w14:paraId="5E3E08D5" w14:textId="77777777" w:rsidR="00A93056" w:rsidRPr="00A93056" w:rsidRDefault="00A93056" w:rsidP="00A93056">
      <w:pPr>
        <w:pStyle w:val="a1"/>
      </w:pPr>
      <w:r w:rsidRPr="00A93056">
        <w:t xml:space="preserve">GRANT EXECUTE ON PROCEDURE </w:t>
      </w:r>
      <w:proofErr w:type="spellStart"/>
      <w:r w:rsidRPr="00A93056">
        <w:t>public.add_order</w:t>
      </w:r>
      <w:proofErr w:type="spellEnd"/>
      <w:r w:rsidRPr="00A93056">
        <w:t>(VARCHAR, NUMERIC, NUMERIC, NUMERIC, INTEGER) TO admin_role;</w:t>
      </w:r>
    </w:p>
    <w:p w14:paraId="0CE5B2C4" w14:textId="77777777" w:rsidR="00A93056" w:rsidRPr="00A93056" w:rsidRDefault="00A93056" w:rsidP="00A93056">
      <w:pPr>
        <w:pStyle w:val="a1"/>
      </w:pPr>
    </w:p>
    <w:p w14:paraId="6307C572" w14:textId="77777777" w:rsidR="00A93056" w:rsidRPr="00A93056" w:rsidRDefault="00A93056" w:rsidP="00A93056">
      <w:pPr>
        <w:pStyle w:val="a1"/>
      </w:pPr>
    </w:p>
    <w:p w14:paraId="3C2E81C1" w14:textId="77777777" w:rsidR="00A93056" w:rsidRPr="00A93056" w:rsidRDefault="00A93056" w:rsidP="00A93056">
      <w:pPr>
        <w:pStyle w:val="a1"/>
      </w:pPr>
      <w:r w:rsidRPr="00A93056">
        <w:t xml:space="preserve">REVOKE ALL ON PROCEDURE </w:t>
      </w:r>
      <w:proofErr w:type="spellStart"/>
      <w:r w:rsidRPr="00A93056">
        <w:t>public.add_order</w:t>
      </w:r>
      <w:proofErr w:type="spellEnd"/>
      <w:r w:rsidRPr="00A93056">
        <w:t>(VARCHAR, NUMERIC, NUMERIC, NUMERIC, INTEGER) FROM PUBLIC;</w:t>
      </w:r>
    </w:p>
    <w:p w14:paraId="5F348CB2" w14:textId="77777777" w:rsidR="00A93056" w:rsidRPr="00A93056" w:rsidRDefault="00A93056" w:rsidP="00A93056">
      <w:pPr>
        <w:pStyle w:val="a1"/>
      </w:pPr>
      <w:r w:rsidRPr="00A93056">
        <w:t xml:space="preserve">GRANT EXECUTE ON PROCEDURE </w:t>
      </w:r>
      <w:proofErr w:type="spellStart"/>
      <w:r w:rsidRPr="00A93056">
        <w:t>public.add_order</w:t>
      </w:r>
      <w:proofErr w:type="spellEnd"/>
      <w:r w:rsidRPr="00A93056">
        <w:t>(VARCHAR, NUMERIC, NUMERIC, NUMERIC, INTEGER) TO client;</w:t>
      </w:r>
    </w:p>
    <w:p w14:paraId="7E0682B8" w14:textId="77777777" w:rsidR="00A93056" w:rsidRPr="00A93056" w:rsidRDefault="00A93056" w:rsidP="00A93056">
      <w:pPr>
        <w:pStyle w:val="a1"/>
      </w:pPr>
      <w:r w:rsidRPr="00A93056">
        <w:t xml:space="preserve">CALL </w:t>
      </w:r>
      <w:proofErr w:type="spellStart"/>
      <w:r w:rsidRPr="00A93056">
        <w:t>public.add_order</w:t>
      </w:r>
      <w:proofErr w:type="spellEnd"/>
      <w:r w:rsidRPr="00A93056">
        <w:t>('</w:t>
      </w:r>
      <w:proofErr w:type="spellStart"/>
      <w:r w:rsidRPr="00A93056">
        <w:t>TestPaymentMethod</w:t>
      </w:r>
      <w:proofErr w:type="spellEnd"/>
      <w:r w:rsidRPr="00A93056">
        <w:t>', 10.00, 5.00, 115.00, 1);</w:t>
      </w:r>
    </w:p>
    <w:p w14:paraId="5AD1C8EC" w14:textId="77777777" w:rsidR="00A93056" w:rsidRPr="00A93056" w:rsidRDefault="00A93056" w:rsidP="00A93056">
      <w:pPr>
        <w:pStyle w:val="a1"/>
      </w:pPr>
    </w:p>
    <w:p w14:paraId="3D15FE25" w14:textId="77777777" w:rsidR="00A93056" w:rsidRPr="00A93056" w:rsidRDefault="00A93056" w:rsidP="00A93056">
      <w:pPr>
        <w:pStyle w:val="a1"/>
      </w:pPr>
      <w:r w:rsidRPr="00A93056">
        <w:t xml:space="preserve">-- </w:t>
      </w:r>
      <w:r w:rsidRPr="00A93056">
        <w:rPr>
          <w:lang w:val="ru-RU"/>
        </w:rPr>
        <w:t>Процедура</w:t>
      </w:r>
      <w:r w:rsidRPr="00A93056">
        <w:t xml:space="preserve"> </w:t>
      </w:r>
      <w:r w:rsidRPr="00A93056">
        <w:rPr>
          <w:lang w:val="ru-RU"/>
        </w:rPr>
        <w:t>добавления</w:t>
      </w:r>
      <w:r w:rsidRPr="00A93056">
        <w:t xml:space="preserve"> </w:t>
      </w:r>
      <w:r w:rsidRPr="00A93056">
        <w:rPr>
          <w:lang w:val="ru-RU"/>
        </w:rPr>
        <w:t>элемента</w:t>
      </w:r>
      <w:r w:rsidRPr="00A93056">
        <w:t xml:space="preserve"> </w:t>
      </w:r>
      <w:r w:rsidRPr="00A93056">
        <w:rPr>
          <w:lang w:val="ru-RU"/>
        </w:rPr>
        <w:t>заказа</w:t>
      </w:r>
    </w:p>
    <w:p w14:paraId="0FC3A750" w14:textId="77777777" w:rsidR="00A93056" w:rsidRPr="00A93056" w:rsidRDefault="00A93056" w:rsidP="00A93056">
      <w:pPr>
        <w:pStyle w:val="a1"/>
      </w:pPr>
      <w:r w:rsidRPr="00A93056">
        <w:t xml:space="preserve">CREATE OR REPLACE PROCEDURE </w:t>
      </w:r>
      <w:proofErr w:type="spellStart"/>
      <w:r w:rsidRPr="00A93056">
        <w:t>public.add_order_item</w:t>
      </w:r>
      <w:proofErr w:type="spellEnd"/>
      <w:r w:rsidRPr="00A93056">
        <w:t xml:space="preserve">(p_name VARCHAR, </w:t>
      </w:r>
      <w:proofErr w:type="spellStart"/>
      <w:r w:rsidRPr="00A93056">
        <w:t>p_qty</w:t>
      </w:r>
      <w:proofErr w:type="spellEnd"/>
      <w:r w:rsidRPr="00A93056">
        <w:t xml:space="preserve"> INTEGER, p_price NUMERIC, p_image VARCHAR, </w:t>
      </w:r>
      <w:proofErr w:type="spellStart"/>
      <w:r w:rsidRPr="00A93056">
        <w:t>p_order_id</w:t>
      </w:r>
      <w:proofErr w:type="spellEnd"/>
      <w:r w:rsidRPr="00A93056">
        <w:t xml:space="preserve"> INTEGER, p_product_id INTEGER)</w:t>
      </w:r>
    </w:p>
    <w:p w14:paraId="5FF661AE" w14:textId="77777777" w:rsidR="00A93056" w:rsidRPr="00A93056" w:rsidRDefault="00A93056" w:rsidP="00A93056">
      <w:pPr>
        <w:pStyle w:val="a1"/>
      </w:pPr>
      <w:r w:rsidRPr="00A93056">
        <w:t>LANGUAGE plpgsql</w:t>
      </w:r>
    </w:p>
    <w:p w14:paraId="0A0E4434" w14:textId="77777777" w:rsidR="00A93056" w:rsidRDefault="00A93056" w:rsidP="00A93056">
      <w:pPr>
        <w:pStyle w:val="a1"/>
      </w:pPr>
      <w:r w:rsidRPr="00A93056">
        <w:t>AS $$</w:t>
      </w:r>
    </w:p>
    <w:p w14:paraId="0C8D28E3" w14:textId="016E306A" w:rsidR="00B468B7" w:rsidRPr="00B468B7" w:rsidRDefault="00B468B7" w:rsidP="00B468B7">
      <w:pPr>
        <w:spacing w:after="0"/>
        <w:rPr>
          <w:rFonts w:ascii="Courier New" w:hAnsi="Courier New" w:cs="Courier New"/>
          <w:sz w:val="24"/>
          <w:szCs w:val="24"/>
        </w:rPr>
      </w:pPr>
      <w:r>
        <w:br w:type="page"/>
      </w:r>
    </w:p>
    <w:p w14:paraId="605B3942" w14:textId="77777777" w:rsidR="00A93056" w:rsidRPr="00A93056" w:rsidRDefault="00A93056" w:rsidP="00A93056">
      <w:pPr>
        <w:pStyle w:val="a1"/>
      </w:pPr>
      <w:r w:rsidRPr="00A93056">
        <w:lastRenderedPageBreak/>
        <w:t>BEGIN</w:t>
      </w:r>
    </w:p>
    <w:p w14:paraId="26B085ED" w14:textId="77777777" w:rsidR="00A93056" w:rsidRPr="00A93056" w:rsidRDefault="00A93056" w:rsidP="00A93056">
      <w:pPr>
        <w:pStyle w:val="a1"/>
      </w:pPr>
      <w:r w:rsidRPr="00A93056">
        <w:t xml:space="preserve">    INSERT INTO public.base_orderitem(name, qty, price, image, order_id, product_id) </w:t>
      </w:r>
    </w:p>
    <w:p w14:paraId="5D0E8C9E" w14:textId="77777777" w:rsidR="00A93056" w:rsidRPr="00A93056" w:rsidRDefault="00A93056" w:rsidP="00A93056">
      <w:pPr>
        <w:pStyle w:val="a1"/>
      </w:pPr>
      <w:r w:rsidRPr="00A93056">
        <w:t xml:space="preserve">    VALUES(p_name, </w:t>
      </w:r>
      <w:proofErr w:type="spellStart"/>
      <w:r w:rsidRPr="00A93056">
        <w:t>p_qty</w:t>
      </w:r>
      <w:proofErr w:type="spellEnd"/>
      <w:r w:rsidRPr="00A93056">
        <w:t xml:space="preserve">, p_price, p_image, </w:t>
      </w:r>
      <w:proofErr w:type="spellStart"/>
      <w:r w:rsidRPr="00A93056">
        <w:t>p_order_id</w:t>
      </w:r>
      <w:proofErr w:type="spellEnd"/>
      <w:r w:rsidRPr="00A93056">
        <w:t>, p_product_id);</w:t>
      </w:r>
    </w:p>
    <w:p w14:paraId="12357A18" w14:textId="77777777" w:rsidR="00A93056" w:rsidRPr="00A93056" w:rsidRDefault="00A93056" w:rsidP="00A93056">
      <w:pPr>
        <w:pStyle w:val="a1"/>
      </w:pPr>
      <w:r w:rsidRPr="00A93056">
        <w:t>END;</w:t>
      </w:r>
    </w:p>
    <w:p w14:paraId="2899A564" w14:textId="77777777" w:rsidR="00A93056" w:rsidRPr="00A93056" w:rsidRDefault="00A93056" w:rsidP="00A93056">
      <w:pPr>
        <w:pStyle w:val="a1"/>
      </w:pPr>
      <w:r w:rsidRPr="00A93056">
        <w:t>$$;</w:t>
      </w:r>
    </w:p>
    <w:p w14:paraId="296AA96C" w14:textId="77777777" w:rsidR="00A93056" w:rsidRPr="00A93056" w:rsidRDefault="00A93056" w:rsidP="00A93056">
      <w:pPr>
        <w:pStyle w:val="a1"/>
      </w:pPr>
    </w:p>
    <w:p w14:paraId="7BF261A2" w14:textId="77777777" w:rsidR="00A93056" w:rsidRPr="00A93056" w:rsidRDefault="00A93056" w:rsidP="00A93056">
      <w:pPr>
        <w:pStyle w:val="a1"/>
      </w:pPr>
      <w:r w:rsidRPr="00A93056">
        <w:t xml:space="preserve">REVOKE ALL ON PROCEDURE </w:t>
      </w:r>
      <w:proofErr w:type="spellStart"/>
      <w:r w:rsidRPr="00A93056">
        <w:t>public.add_order_item</w:t>
      </w:r>
      <w:proofErr w:type="spellEnd"/>
      <w:r w:rsidRPr="00A93056">
        <w:t>(VARCHAR, INTEGER, NUMERIC, VARCHAR, INTEGER, INTEGER) FROM PUBLIC;</w:t>
      </w:r>
    </w:p>
    <w:p w14:paraId="1C98760B" w14:textId="77777777" w:rsidR="00A93056" w:rsidRPr="00A93056" w:rsidRDefault="00A93056" w:rsidP="00A93056">
      <w:pPr>
        <w:pStyle w:val="a1"/>
      </w:pPr>
      <w:r w:rsidRPr="00A93056">
        <w:t xml:space="preserve">GRANT EXECUTE ON PROCEDURE </w:t>
      </w:r>
      <w:proofErr w:type="spellStart"/>
      <w:r w:rsidRPr="00A93056">
        <w:t>public.add_order_item</w:t>
      </w:r>
      <w:proofErr w:type="spellEnd"/>
      <w:r w:rsidRPr="00A93056">
        <w:t>(VARCHAR, INTEGER, NUMERIC, VARCHAR, INTEGER, INTEGER) TO client;</w:t>
      </w:r>
    </w:p>
    <w:p w14:paraId="1FF556F2" w14:textId="77777777" w:rsidR="00A93056" w:rsidRPr="00A93056" w:rsidRDefault="00A93056" w:rsidP="00A93056">
      <w:pPr>
        <w:pStyle w:val="a1"/>
      </w:pPr>
      <w:r w:rsidRPr="00A93056">
        <w:t xml:space="preserve">CALL </w:t>
      </w:r>
      <w:proofErr w:type="spellStart"/>
      <w:r w:rsidRPr="00A93056">
        <w:t>public.add_order_item</w:t>
      </w:r>
      <w:proofErr w:type="spellEnd"/>
      <w:r w:rsidRPr="00A93056">
        <w:t>('</w:t>
      </w:r>
      <w:proofErr w:type="spellStart"/>
      <w:r w:rsidRPr="00A93056">
        <w:t>TestOrderItem</w:t>
      </w:r>
      <w:proofErr w:type="spellEnd"/>
      <w:r w:rsidRPr="00A93056">
        <w:t>', 1, 100.00, 'TestImage', 1, 1);</w:t>
      </w:r>
    </w:p>
    <w:p w14:paraId="22153850" w14:textId="77777777" w:rsidR="00A93056" w:rsidRPr="00A93056" w:rsidRDefault="00A93056" w:rsidP="00A93056">
      <w:pPr>
        <w:pStyle w:val="a1"/>
      </w:pPr>
    </w:p>
    <w:p w14:paraId="231E29F5" w14:textId="77777777" w:rsidR="00A93056" w:rsidRPr="00A93056" w:rsidRDefault="00A93056" w:rsidP="00A93056">
      <w:pPr>
        <w:pStyle w:val="a1"/>
      </w:pPr>
      <w:r w:rsidRPr="00A93056">
        <w:t xml:space="preserve">-- </w:t>
      </w:r>
      <w:r w:rsidRPr="00A93056">
        <w:rPr>
          <w:lang w:val="ru-RU"/>
        </w:rPr>
        <w:t>Процедура</w:t>
      </w:r>
      <w:r w:rsidRPr="00A93056">
        <w:t xml:space="preserve"> </w:t>
      </w:r>
      <w:r w:rsidRPr="00A93056">
        <w:rPr>
          <w:lang w:val="ru-RU"/>
        </w:rPr>
        <w:t>добавления</w:t>
      </w:r>
      <w:r w:rsidRPr="00A93056">
        <w:t xml:space="preserve"> </w:t>
      </w:r>
      <w:r w:rsidRPr="00A93056">
        <w:rPr>
          <w:lang w:val="ru-RU"/>
        </w:rPr>
        <w:t>курьера</w:t>
      </w:r>
    </w:p>
    <w:p w14:paraId="573C6E20" w14:textId="77777777" w:rsidR="00A93056" w:rsidRPr="00A93056" w:rsidRDefault="00A93056" w:rsidP="00A93056">
      <w:pPr>
        <w:pStyle w:val="a1"/>
      </w:pPr>
      <w:r w:rsidRPr="00A93056">
        <w:t xml:space="preserve">CREATE OR REPLACE PROCEDURE </w:t>
      </w:r>
      <w:proofErr w:type="spellStart"/>
      <w:r w:rsidRPr="00A93056">
        <w:t>public.add_courier</w:t>
      </w:r>
      <w:proofErr w:type="spellEnd"/>
      <w:r w:rsidRPr="00A93056">
        <w:t xml:space="preserve">(p_name VARCHAR, </w:t>
      </w:r>
      <w:proofErr w:type="spellStart"/>
      <w:r w:rsidRPr="00A93056">
        <w:t>p_active</w:t>
      </w:r>
      <w:proofErr w:type="spellEnd"/>
      <w:r w:rsidRPr="00A93056">
        <w:t xml:space="preserve"> BOOLEAN, p_user_id INTEGER)</w:t>
      </w:r>
    </w:p>
    <w:p w14:paraId="44599E76" w14:textId="77777777" w:rsidR="00A93056" w:rsidRPr="00A93056" w:rsidRDefault="00A93056" w:rsidP="00A93056">
      <w:pPr>
        <w:pStyle w:val="a1"/>
      </w:pPr>
      <w:r w:rsidRPr="00A93056">
        <w:t>LANGUAGE plpgsql</w:t>
      </w:r>
    </w:p>
    <w:p w14:paraId="3D20F0BB" w14:textId="77777777" w:rsidR="00A93056" w:rsidRPr="00A93056" w:rsidRDefault="00A93056" w:rsidP="00A93056">
      <w:pPr>
        <w:pStyle w:val="a1"/>
      </w:pPr>
      <w:r w:rsidRPr="00A93056">
        <w:t>AS $$</w:t>
      </w:r>
    </w:p>
    <w:p w14:paraId="33C003EF" w14:textId="77777777" w:rsidR="00A93056" w:rsidRPr="00A93056" w:rsidRDefault="00A93056" w:rsidP="00A93056">
      <w:pPr>
        <w:pStyle w:val="a1"/>
      </w:pPr>
      <w:r w:rsidRPr="00A93056">
        <w:t>BEGIN</w:t>
      </w:r>
    </w:p>
    <w:p w14:paraId="6863C508" w14:textId="77777777" w:rsidR="00A93056" w:rsidRPr="00A93056" w:rsidRDefault="00A93056" w:rsidP="00A93056">
      <w:pPr>
        <w:pStyle w:val="a1"/>
      </w:pPr>
      <w:r w:rsidRPr="00A93056">
        <w:t xml:space="preserve">    INSERT INTO public.base_courier(name, active, user_id) </w:t>
      </w:r>
    </w:p>
    <w:p w14:paraId="568AC29C" w14:textId="77777777" w:rsidR="00A93056" w:rsidRPr="00A93056" w:rsidRDefault="00A93056" w:rsidP="00A93056">
      <w:pPr>
        <w:pStyle w:val="a1"/>
      </w:pPr>
      <w:r w:rsidRPr="00A93056">
        <w:t xml:space="preserve">    VALUES(p_name, </w:t>
      </w:r>
      <w:proofErr w:type="spellStart"/>
      <w:r w:rsidRPr="00A93056">
        <w:t>p_active</w:t>
      </w:r>
      <w:proofErr w:type="spellEnd"/>
      <w:r w:rsidRPr="00A93056">
        <w:t>, p_user_id);</w:t>
      </w:r>
    </w:p>
    <w:p w14:paraId="2458BA6F" w14:textId="77777777" w:rsidR="00A93056" w:rsidRPr="00A93056" w:rsidRDefault="00A93056" w:rsidP="00A93056">
      <w:pPr>
        <w:pStyle w:val="a1"/>
      </w:pPr>
      <w:r w:rsidRPr="00A93056">
        <w:t>END;</w:t>
      </w:r>
    </w:p>
    <w:p w14:paraId="7AF4ED0B" w14:textId="77777777" w:rsidR="00A93056" w:rsidRPr="00A93056" w:rsidRDefault="00A93056" w:rsidP="00A93056">
      <w:pPr>
        <w:pStyle w:val="a1"/>
      </w:pPr>
      <w:r w:rsidRPr="00A93056">
        <w:t>$$;</w:t>
      </w:r>
    </w:p>
    <w:p w14:paraId="2136AC18" w14:textId="77777777" w:rsidR="00A93056" w:rsidRPr="00A93056" w:rsidRDefault="00A93056" w:rsidP="00A93056">
      <w:pPr>
        <w:pStyle w:val="a1"/>
      </w:pPr>
    </w:p>
    <w:p w14:paraId="4974DA2D" w14:textId="77777777" w:rsidR="00A93056" w:rsidRPr="00A93056" w:rsidRDefault="00A93056" w:rsidP="00A93056">
      <w:pPr>
        <w:pStyle w:val="a1"/>
      </w:pPr>
      <w:r w:rsidRPr="00A93056">
        <w:t xml:space="preserve">REVOKE ALL ON PROCEDURE </w:t>
      </w:r>
      <w:proofErr w:type="spellStart"/>
      <w:r w:rsidRPr="00A93056">
        <w:t>public.add_courier</w:t>
      </w:r>
      <w:proofErr w:type="spellEnd"/>
      <w:r w:rsidRPr="00A93056">
        <w:t>(VARCHAR, BOOLEAN, INTEGER) FROM PUBLIC;</w:t>
      </w:r>
    </w:p>
    <w:p w14:paraId="22E2D8CD" w14:textId="77777777" w:rsidR="00A93056" w:rsidRPr="00A93056" w:rsidRDefault="00A93056" w:rsidP="00A93056">
      <w:pPr>
        <w:pStyle w:val="a1"/>
      </w:pPr>
      <w:r w:rsidRPr="00A93056">
        <w:t xml:space="preserve">GRANT EXECUTE ON PROCEDURE </w:t>
      </w:r>
      <w:proofErr w:type="spellStart"/>
      <w:r w:rsidRPr="00A93056">
        <w:t>public.add_courier</w:t>
      </w:r>
      <w:proofErr w:type="spellEnd"/>
      <w:r w:rsidRPr="00A93056">
        <w:t>(VARCHAR, BOOLEAN, INTEGER) TO admin;</w:t>
      </w:r>
    </w:p>
    <w:p w14:paraId="73A3EBE3" w14:textId="77777777" w:rsidR="00A93056" w:rsidRPr="00A93056" w:rsidRDefault="00A93056" w:rsidP="00A93056">
      <w:pPr>
        <w:pStyle w:val="a1"/>
      </w:pPr>
      <w:r w:rsidRPr="00A93056">
        <w:t xml:space="preserve">CALL </w:t>
      </w:r>
      <w:proofErr w:type="spellStart"/>
      <w:r w:rsidRPr="00A93056">
        <w:t>public.add_courier</w:t>
      </w:r>
      <w:proofErr w:type="spellEnd"/>
      <w:r w:rsidRPr="00A93056">
        <w:t>('</w:t>
      </w:r>
      <w:proofErr w:type="spellStart"/>
      <w:r w:rsidRPr="00A93056">
        <w:t>TestCourier</w:t>
      </w:r>
      <w:proofErr w:type="spellEnd"/>
      <w:r w:rsidRPr="00A93056">
        <w:t>', TRUE, 1);</w:t>
      </w:r>
    </w:p>
    <w:p w14:paraId="729D653D" w14:textId="77777777" w:rsidR="00A93056" w:rsidRPr="00A93056" w:rsidRDefault="00A93056" w:rsidP="00A93056">
      <w:pPr>
        <w:pStyle w:val="a1"/>
      </w:pPr>
    </w:p>
    <w:p w14:paraId="1B41C614" w14:textId="77777777" w:rsidR="00A93056" w:rsidRPr="00A93056" w:rsidRDefault="00A93056" w:rsidP="00A93056">
      <w:pPr>
        <w:pStyle w:val="a1"/>
      </w:pPr>
    </w:p>
    <w:p w14:paraId="4558BCEA" w14:textId="77777777" w:rsidR="00A93056" w:rsidRPr="00A93056" w:rsidRDefault="00A93056" w:rsidP="00A93056">
      <w:pPr>
        <w:pStyle w:val="a1"/>
      </w:pPr>
      <w:r w:rsidRPr="00A93056">
        <w:t xml:space="preserve">-- </w:t>
      </w:r>
      <w:r w:rsidRPr="00A93056">
        <w:rPr>
          <w:lang w:val="ru-RU"/>
        </w:rPr>
        <w:t>Процедура</w:t>
      </w:r>
      <w:r w:rsidRPr="00A93056">
        <w:t xml:space="preserve"> </w:t>
      </w:r>
      <w:r w:rsidRPr="00A93056">
        <w:rPr>
          <w:lang w:val="ru-RU"/>
        </w:rPr>
        <w:t>просмотра</w:t>
      </w:r>
      <w:r w:rsidRPr="00A93056">
        <w:t xml:space="preserve"> </w:t>
      </w:r>
      <w:r w:rsidRPr="00A93056">
        <w:rPr>
          <w:lang w:val="ru-RU"/>
        </w:rPr>
        <w:t>пользователей</w:t>
      </w:r>
    </w:p>
    <w:p w14:paraId="78543A11" w14:textId="77777777" w:rsidR="00A93056" w:rsidRPr="00A93056" w:rsidRDefault="00A93056" w:rsidP="00A93056">
      <w:pPr>
        <w:pStyle w:val="a1"/>
      </w:pPr>
      <w:r w:rsidRPr="00A93056">
        <w:t>CREATE OR REPLACE PROCEDURE public.view_users(out ref REFCURSOR)</w:t>
      </w:r>
    </w:p>
    <w:p w14:paraId="52448EF1" w14:textId="77777777" w:rsidR="00A93056" w:rsidRPr="00A93056" w:rsidRDefault="00A93056" w:rsidP="00A93056">
      <w:pPr>
        <w:pStyle w:val="a1"/>
      </w:pPr>
      <w:r w:rsidRPr="00A93056">
        <w:t>LANGUAGE plpgsql</w:t>
      </w:r>
    </w:p>
    <w:p w14:paraId="2B2C9BA1" w14:textId="77777777" w:rsidR="00A93056" w:rsidRPr="00A93056" w:rsidRDefault="00A93056" w:rsidP="00A93056">
      <w:pPr>
        <w:pStyle w:val="a1"/>
      </w:pPr>
      <w:r w:rsidRPr="00A93056">
        <w:t>AS $$</w:t>
      </w:r>
    </w:p>
    <w:p w14:paraId="695B2E6D" w14:textId="77777777" w:rsidR="00A93056" w:rsidRPr="00A93056" w:rsidRDefault="00A93056" w:rsidP="00A93056">
      <w:pPr>
        <w:pStyle w:val="a1"/>
      </w:pPr>
      <w:r w:rsidRPr="00A93056">
        <w:t>BEGIN</w:t>
      </w:r>
    </w:p>
    <w:p w14:paraId="6A10FB9D" w14:textId="77777777" w:rsidR="00A93056" w:rsidRPr="00A93056" w:rsidRDefault="00A93056" w:rsidP="00A93056">
      <w:pPr>
        <w:pStyle w:val="a1"/>
      </w:pPr>
      <w:r w:rsidRPr="00A93056">
        <w:t xml:space="preserve">    OPEN ref FOR SELECT id, username, first_name, last_name, email FROM public."auth_user";</w:t>
      </w:r>
    </w:p>
    <w:p w14:paraId="2891A515" w14:textId="77777777" w:rsidR="00A93056" w:rsidRPr="00A93056" w:rsidRDefault="00A93056" w:rsidP="00A93056">
      <w:pPr>
        <w:pStyle w:val="a1"/>
      </w:pPr>
      <w:r w:rsidRPr="00A93056">
        <w:t>END;</w:t>
      </w:r>
    </w:p>
    <w:p w14:paraId="7676D172" w14:textId="77777777" w:rsidR="00A93056" w:rsidRPr="00A93056" w:rsidRDefault="00A93056" w:rsidP="00A93056">
      <w:pPr>
        <w:pStyle w:val="a1"/>
      </w:pPr>
      <w:r w:rsidRPr="00A93056">
        <w:t>$$;</w:t>
      </w:r>
    </w:p>
    <w:p w14:paraId="474DF2CE" w14:textId="77777777" w:rsidR="00A93056" w:rsidRPr="00A93056" w:rsidRDefault="00A93056" w:rsidP="00A93056">
      <w:pPr>
        <w:pStyle w:val="a1"/>
      </w:pPr>
    </w:p>
    <w:p w14:paraId="1468B45C" w14:textId="77777777" w:rsidR="00A93056" w:rsidRPr="00A93056" w:rsidRDefault="00A93056" w:rsidP="00A93056">
      <w:pPr>
        <w:pStyle w:val="a1"/>
      </w:pPr>
      <w:r w:rsidRPr="00A93056">
        <w:t>REVOKE ALL ON PROCEDURE public.view_users(REFCURSOR) FROM PUBLIC;</w:t>
      </w:r>
    </w:p>
    <w:p w14:paraId="0FDBFA00" w14:textId="77777777" w:rsidR="00A93056" w:rsidRPr="00A93056" w:rsidRDefault="00A93056" w:rsidP="00A93056">
      <w:pPr>
        <w:pStyle w:val="a1"/>
      </w:pPr>
      <w:r w:rsidRPr="00A93056">
        <w:t>GRANT EXECUTE ON PROCEDURE public.view_users(REFCURSOR) TO admin_role;</w:t>
      </w:r>
    </w:p>
    <w:p w14:paraId="05129DE8" w14:textId="77777777" w:rsidR="00A93056" w:rsidRPr="00A93056" w:rsidRDefault="00A93056" w:rsidP="00A93056">
      <w:pPr>
        <w:pStyle w:val="a1"/>
      </w:pPr>
    </w:p>
    <w:p w14:paraId="364080D5" w14:textId="77777777" w:rsidR="00A93056" w:rsidRPr="00A93056" w:rsidRDefault="00A93056" w:rsidP="00A93056">
      <w:pPr>
        <w:pStyle w:val="a1"/>
      </w:pPr>
      <w:r w:rsidRPr="00A93056">
        <w:t xml:space="preserve">CREATE OR REPLACE FUNCTION </w:t>
      </w:r>
      <w:proofErr w:type="spellStart"/>
      <w:r w:rsidRPr="00A93056">
        <w:t>public.view_users_func</w:t>
      </w:r>
      <w:proofErr w:type="spellEnd"/>
      <w:r w:rsidRPr="00A93056">
        <w:t>()</w:t>
      </w:r>
    </w:p>
    <w:p w14:paraId="639B4404" w14:textId="77777777" w:rsidR="00A93056" w:rsidRPr="00A93056" w:rsidRDefault="00A93056" w:rsidP="00A93056">
      <w:pPr>
        <w:pStyle w:val="a1"/>
      </w:pPr>
      <w:r w:rsidRPr="00A93056">
        <w:t>RETURNS SETOF auth_user</w:t>
      </w:r>
    </w:p>
    <w:p w14:paraId="568D4915" w14:textId="77777777" w:rsidR="00A93056" w:rsidRDefault="00A93056" w:rsidP="00A93056">
      <w:pPr>
        <w:pStyle w:val="a1"/>
      </w:pPr>
      <w:r w:rsidRPr="00A93056">
        <w:t>LANGUAGE plpgsql</w:t>
      </w:r>
    </w:p>
    <w:p w14:paraId="7CD438A3" w14:textId="7B62E82C" w:rsidR="00B468B7" w:rsidRPr="00B468B7" w:rsidRDefault="00B468B7" w:rsidP="00B468B7">
      <w:pPr>
        <w:spacing w:after="0"/>
        <w:rPr>
          <w:rFonts w:ascii="Courier New" w:hAnsi="Courier New" w:cs="Courier New"/>
          <w:sz w:val="24"/>
          <w:szCs w:val="24"/>
        </w:rPr>
      </w:pPr>
      <w:r>
        <w:br w:type="page"/>
      </w:r>
    </w:p>
    <w:p w14:paraId="05399F99" w14:textId="77777777" w:rsidR="00A93056" w:rsidRPr="00A93056" w:rsidRDefault="00A93056" w:rsidP="00A93056">
      <w:pPr>
        <w:pStyle w:val="a1"/>
      </w:pPr>
      <w:r w:rsidRPr="00A93056">
        <w:lastRenderedPageBreak/>
        <w:t>AS $$</w:t>
      </w:r>
    </w:p>
    <w:p w14:paraId="0EAC5274" w14:textId="77777777" w:rsidR="00A93056" w:rsidRPr="00A93056" w:rsidRDefault="00A93056" w:rsidP="00A93056">
      <w:pPr>
        <w:pStyle w:val="a1"/>
      </w:pPr>
      <w:r w:rsidRPr="00A93056">
        <w:t>BEGIN</w:t>
      </w:r>
    </w:p>
    <w:p w14:paraId="03E3E384" w14:textId="77777777" w:rsidR="00A93056" w:rsidRPr="00A93056" w:rsidRDefault="00A93056" w:rsidP="00A93056">
      <w:pPr>
        <w:pStyle w:val="a1"/>
      </w:pPr>
      <w:r w:rsidRPr="00A93056">
        <w:t xml:space="preserve">    RETURN QUERY SELECT * FROM public."auth_user";</w:t>
      </w:r>
    </w:p>
    <w:p w14:paraId="589BFB58" w14:textId="77777777" w:rsidR="00A93056" w:rsidRPr="00A93056" w:rsidRDefault="00A93056" w:rsidP="00A93056">
      <w:pPr>
        <w:pStyle w:val="a1"/>
      </w:pPr>
      <w:r w:rsidRPr="00A93056">
        <w:t>END;</w:t>
      </w:r>
    </w:p>
    <w:p w14:paraId="7306483D" w14:textId="77777777" w:rsidR="00A93056" w:rsidRPr="00A93056" w:rsidRDefault="00A93056" w:rsidP="00A93056">
      <w:pPr>
        <w:pStyle w:val="a1"/>
      </w:pPr>
      <w:r w:rsidRPr="00A93056">
        <w:t>$$;</w:t>
      </w:r>
    </w:p>
    <w:p w14:paraId="530E543B" w14:textId="77777777" w:rsidR="00A93056" w:rsidRPr="00A93056" w:rsidRDefault="00A93056" w:rsidP="00A93056">
      <w:pPr>
        <w:pStyle w:val="a1"/>
      </w:pPr>
      <w:r w:rsidRPr="00A93056">
        <w:t xml:space="preserve">select username, email,  </w:t>
      </w:r>
      <w:proofErr w:type="spellStart"/>
      <w:r w:rsidRPr="00A93056">
        <w:t>password,last_login</w:t>
      </w:r>
      <w:proofErr w:type="spellEnd"/>
      <w:r w:rsidRPr="00A93056">
        <w:t xml:space="preserve"> from </w:t>
      </w:r>
      <w:proofErr w:type="spellStart"/>
      <w:r w:rsidRPr="00A93056">
        <w:t>public.view_users_func</w:t>
      </w:r>
      <w:proofErr w:type="spellEnd"/>
      <w:r w:rsidRPr="00A93056">
        <w:t>();</w:t>
      </w:r>
    </w:p>
    <w:p w14:paraId="67C22FE0" w14:textId="77777777" w:rsidR="00A93056" w:rsidRPr="00A93056" w:rsidRDefault="00A93056" w:rsidP="00A93056">
      <w:pPr>
        <w:pStyle w:val="a1"/>
      </w:pPr>
    </w:p>
    <w:p w14:paraId="1FB3996A" w14:textId="77777777" w:rsidR="00A93056" w:rsidRPr="00A93056" w:rsidRDefault="00A93056" w:rsidP="00A93056">
      <w:pPr>
        <w:pStyle w:val="a1"/>
      </w:pPr>
    </w:p>
    <w:p w14:paraId="481146B5" w14:textId="77777777" w:rsidR="00A93056" w:rsidRPr="00A93056" w:rsidRDefault="00A93056" w:rsidP="00A93056">
      <w:pPr>
        <w:pStyle w:val="a1"/>
      </w:pPr>
      <w:r w:rsidRPr="00A93056">
        <w:t xml:space="preserve">-- </w:t>
      </w:r>
      <w:r w:rsidRPr="00A93056">
        <w:rPr>
          <w:lang w:val="ru-RU"/>
        </w:rPr>
        <w:t>Процедура</w:t>
      </w:r>
      <w:r w:rsidRPr="00A93056">
        <w:t xml:space="preserve"> </w:t>
      </w:r>
      <w:r w:rsidRPr="00A93056">
        <w:rPr>
          <w:lang w:val="ru-RU"/>
        </w:rPr>
        <w:t>просмотра</w:t>
      </w:r>
      <w:r w:rsidRPr="00A93056">
        <w:t xml:space="preserve"> </w:t>
      </w:r>
      <w:r w:rsidRPr="00A93056">
        <w:rPr>
          <w:lang w:val="ru-RU"/>
        </w:rPr>
        <w:t>товаров</w:t>
      </w:r>
    </w:p>
    <w:p w14:paraId="59D2675E" w14:textId="77777777" w:rsidR="00A93056" w:rsidRPr="00A93056" w:rsidRDefault="00A93056" w:rsidP="00A93056">
      <w:pPr>
        <w:pStyle w:val="a1"/>
      </w:pPr>
      <w:r w:rsidRPr="00A93056">
        <w:t xml:space="preserve">CREATE OR REPLACE PROCEDURE </w:t>
      </w:r>
      <w:proofErr w:type="spellStart"/>
      <w:r w:rsidRPr="00A93056">
        <w:t>public.view_products</w:t>
      </w:r>
      <w:proofErr w:type="spellEnd"/>
      <w:r w:rsidRPr="00A93056">
        <w:t>()</w:t>
      </w:r>
    </w:p>
    <w:p w14:paraId="77D46447" w14:textId="77777777" w:rsidR="00A93056" w:rsidRPr="00A93056" w:rsidRDefault="00A93056" w:rsidP="00A93056">
      <w:pPr>
        <w:pStyle w:val="a1"/>
      </w:pPr>
      <w:r w:rsidRPr="00A93056">
        <w:t>LANGUAGE plpgsql</w:t>
      </w:r>
    </w:p>
    <w:p w14:paraId="2A17DD8C" w14:textId="77777777" w:rsidR="00A93056" w:rsidRPr="00A93056" w:rsidRDefault="00A93056" w:rsidP="00A93056">
      <w:pPr>
        <w:pStyle w:val="a1"/>
      </w:pPr>
      <w:r w:rsidRPr="00A93056">
        <w:t>AS $$</w:t>
      </w:r>
    </w:p>
    <w:p w14:paraId="709B111C" w14:textId="77777777" w:rsidR="00A93056" w:rsidRPr="00A93056" w:rsidRDefault="00A93056" w:rsidP="00A93056">
      <w:pPr>
        <w:pStyle w:val="a1"/>
      </w:pPr>
      <w:r w:rsidRPr="00A93056">
        <w:t>BEGIN</w:t>
      </w:r>
    </w:p>
    <w:p w14:paraId="07EC436E" w14:textId="77777777" w:rsidR="00A93056" w:rsidRPr="00A93056" w:rsidRDefault="00A93056" w:rsidP="00A93056">
      <w:pPr>
        <w:pStyle w:val="a1"/>
      </w:pPr>
      <w:r w:rsidRPr="00A93056">
        <w:t xml:space="preserve">    CREATE TEMPORARY TABLE </w:t>
      </w:r>
      <w:proofErr w:type="spellStart"/>
      <w:r w:rsidRPr="00A93056">
        <w:t>temp_products</w:t>
      </w:r>
      <w:proofErr w:type="spellEnd"/>
      <w:r w:rsidRPr="00A93056">
        <w:t xml:space="preserve"> AS SELECT * FROM public.base_product;</w:t>
      </w:r>
    </w:p>
    <w:p w14:paraId="0DE387F0" w14:textId="77777777" w:rsidR="00A93056" w:rsidRPr="00A93056" w:rsidRDefault="00A93056" w:rsidP="00A93056">
      <w:pPr>
        <w:pStyle w:val="a1"/>
      </w:pPr>
      <w:r w:rsidRPr="00A93056">
        <w:t xml:space="preserve">    SELECT * FROM </w:t>
      </w:r>
      <w:proofErr w:type="spellStart"/>
      <w:r w:rsidRPr="00A93056">
        <w:t>temp_products</w:t>
      </w:r>
      <w:proofErr w:type="spellEnd"/>
      <w:r w:rsidRPr="00A93056">
        <w:t>;</w:t>
      </w:r>
    </w:p>
    <w:p w14:paraId="6CE2C5C5" w14:textId="77777777" w:rsidR="00A93056" w:rsidRPr="00A93056" w:rsidRDefault="00A93056" w:rsidP="00A93056">
      <w:pPr>
        <w:pStyle w:val="a1"/>
      </w:pPr>
      <w:r w:rsidRPr="00A93056">
        <w:t xml:space="preserve">    DROP TABLE </w:t>
      </w:r>
      <w:proofErr w:type="spellStart"/>
      <w:r w:rsidRPr="00A93056">
        <w:t>temp_products</w:t>
      </w:r>
      <w:proofErr w:type="spellEnd"/>
      <w:r w:rsidRPr="00A93056">
        <w:t>;</w:t>
      </w:r>
    </w:p>
    <w:p w14:paraId="52CA10A0" w14:textId="77777777" w:rsidR="00A93056" w:rsidRPr="00A93056" w:rsidRDefault="00A93056" w:rsidP="00A93056">
      <w:pPr>
        <w:pStyle w:val="a1"/>
      </w:pPr>
      <w:r w:rsidRPr="00A93056">
        <w:t>END;</w:t>
      </w:r>
    </w:p>
    <w:p w14:paraId="2CEC9FEB" w14:textId="77777777" w:rsidR="00A93056" w:rsidRPr="00A93056" w:rsidRDefault="00A93056" w:rsidP="00A93056">
      <w:pPr>
        <w:pStyle w:val="a1"/>
      </w:pPr>
      <w:r w:rsidRPr="00A93056">
        <w:t>$$;</w:t>
      </w:r>
    </w:p>
    <w:p w14:paraId="0CBFD364" w14:textId="77777777" w:rsidR="00A93056" w:rsidRPr="00A93056" w:rsidRDefault="00A93056" w:rsidP="00A93056">
      <w:pPr>
        <w:pStyle w:val="a1"/>
      </w:pPr>
    </w:p>
    <w:p w14:paraId="361D4EB6" w14:textId="77777777" w:rsidR="00A93056" w:rsidRPr="00A93056" w:rsidRDefault="00A93056" w:rsidP="00A93056">
      <w:pPr>
        <w:pStyle w:val="a1"/>
      </w:pPr>
      <w:r w:rsidRPr="00A93056">
        <w:t xml:space="preserve">REVOKE ALL ON PROCEDURE </w:t>
      </w:r>
      <w:proofErr w:type="spellStart"/>
      <w:r w:rsidRPr="00A93056">
        <w:t>public.view_products</w:t>
      </w:r>
      <w:proofErr w:type="spellEnd"/>
      <w:r w:rsidRPr="00A93056">
        <w:t>() FROM PUBLIC;</w:t>
      </w:r>
    </w:p>
    <w:p w14:paraId="1D617C7A" w14:textId="77777777" w:rsidR="00A93056" w:rsidRPr="00A93056" w:rsidRDefault="00A93056" w:rsidP="00A93056">
      <w:pPr>
        <w:pStyle w:val="a1"/>
      </w:pPr>
      <w:r w:rsidRPr="00A93056">
        <w:t xml:space="preserve">GRANT EXECUTE ON PROCEDURE </w:t>
      </w:r>
      <w:proofErr w:type="spellStart"/>
      <w:r w:rsidRPr="00A93056">
        <w:t>public.view_products</w:t>
      </w:r>
      <w:proofErr w:type="spellEnd"/>
      <w:r w:rsidRPr="00A93056">
        <w:t>() TO admin_role;</w:t>
      </w:r>
    </w:p>
    <w:p w14:paraId="1434038A" w14:textId="77777777" w:rsidR="00051CA2" w:rsidRPr="00C403C2" w:rsidRDefault="00051CA2" w:rsidP="00A93056">
      <w:pPr>
        <w:pStyle w:val="a1"/>
      </w:pPr>
    </w:p>
    <w:p w14:paraId="45245FD2" w14:textId="6310BD1E" w:rsidR="00A93056" w:rsidRPr="00FE7B7A" w:rsidRDefault="00A93056" w:rsidP="00A93056">
      <w:pPr>
        <w:pStyle w:val="a1"/>
      </w:pPr>
      <w:r w:rsidRPr="00FE7B7A">
        <w:t xml:space="preserve">-- </w:t>
      </w:r>
      <w:r w:rsidRPr="00A93056">
        <w:rPr>
          <w:lang w:val="ru-RU"/>
        </w:rPr>
        <w:t>Процедура</w:t>
      </w:r>
      <w:r w:rsidRPr="00FE7B7A">
        <w:t xml:space="preserve"> </w:t>
      </w:r>
      <w:r w:rsidRPr="00A93056">
        <w:rPr>
          <w:lang w:val="ru-RU"/>
        </w:rPr>
        <w:t>просмотра</w:t>
      </w:r>
      <w:r w:rsidRPr="00FE7B7A">
        <w:t xml:space="preserve"> </w:t>
      </w:r>
      <w:r w:rsidRPr="00A93056">
        <w:rPr>
          <w:lang w:val="ru-RU"/>
        </w:rPr>
        <w:t>всех</w:t>
      </w:r>
      <w:r w:rsidRPr="00FE7B7A">
        <w:t xml:space="preserve"> </w:t>
      </w:r>
      <w:r w:rsidRPr="00A93056">
        <w:rPr>
          <w:lang w:val="ru-RU"/>
        </w:rPr>
        <w:t>заказов</w:t>
      </w:r>
    </w:p>
    <w:p w14:paraId="1F7CD1AF" w14:textId="77777777" w:rsidR="00A93056" w:rsidRPr="00A93056" w:rsidRDefault="00A93056" w:rsidP="00A93056">
      <w:pPr>
        <w:pStyle w:val="a1"/>
      </w:pPr>
      <w:r w:rsidRPr="00A93056">
        <w:t xml:space="preserve">CREATE OR REPLACE PROCEDURE </w:t>
      </w:r>
      <w:proofErr w:type="spellStart"/>
      <w:r w:rsidRPr="00A93056">
        <w:t>public.view_orders</w:t>
      </w:r>
      <w:proofErr w:type="spellEnd"/>
      <w:r w:rsidRPr="00A93056">
        <w:t>()</w:t>
      </w:r>
    </w:p>
    <w:p w14:paraId="1284EA9D" w14:textId="77777777" w:rsidR="00A93056" w:rsidRPr="00A93056" w:rsidRDefault="00A93056" w:rsidP="00A93056">
      <w:pPr>
        <w:pStyle w:val="a1"/>
      </w:pPr>
      <w:r w:rsidRPr="00A93056">
        <w:t>LANGUAGE plpgsql</w:t>
      </w:r>
    </w:p>
    <w:p w14:paraId="102939D1" w14:textId="77777777" w:rsidR="00A93056" w:rsidRPr="00A93056" w:rsidRDefault="00A93056" w:rsidP="00A93056">
      <w:pPr>
        <w:pStyle w:val="a1"/>
      </w:pPr>
      <w:r w:rsidRPr="00A93056">
        <w:t>AS $$</w:t>
      </w:r>
    </w:p>
    <w:p w14:paraId="189BC3EC" w14:textId="77777777" w:rsidR="00A93056" w:rsidRPr="00A93056" w:rsidRDefault="00A93056" w:rsidP="00A93056">
      <w:pPr>
        <w:pStyle w:val="a1"/>
      </w:pPr>
      <w:r w:rsidRPr="00A93056">
        <w:t>BEGIN</w:t>
      </w:r>
    </w:p>
    <w:p w14:paraId="2AB7E2AB" w14:textId="77777777" w:rsidR="00A93056" w:rsidRPr="00A93056" w:rsidRDefault="00A93056" w:rsidP="00A93056">
      <w:pPr>
        <w:pStyle w:val="a1"/>
      </w:pPr>
      <w:r w:rsidRPr="00A93056">
        <w:t xml:space="preserve">    CREATE TEMPORARY TABLE </w:t>
      </w:r>
      <w:proofErr w:type="spellStart"/>
      <w:r w:rsidRPr="00A93056">
        <w:t>temp_orders</w:t>
      </w:r>
      <w:proofErr w:type="spellEnd"/>
      <w:r w:rsidRPr="00A93056">
        <w:t xml:space="preserve"> AS SELECT * FROM public.base_order;</w:t>
      </w:r>
    </w:p>
    <w:p w14:paraId="6B7F7ADB" w14:textId="77777777" w:rsidR="00A93056" w:rsidRPr="00A93056" w:rsidRDefault="00A93056" w:rsidP="00A93056">
      <w:pPr>
        <w:pStyle w:val="a1"/>
      </w:pPr>
      <w:r w:rsidRPr="00A93056">
        <w:t xml:space="preserve">    SELECT * FROM </w:t>
      </w:r>
      <w:proofErr w:type="spellStart"/>
      <w:r w:rsidRPr="00A93056">
        <w:t>temp_orders</w:t>
      </w:r>
      <w:proofErr w:type="spellEnd"/>
      <w:r w:rsidRPr="00A93056">
        <w:t>;</w:t>
      </w:r>
    </w:p>
    <w:p w14:paraId="1499215E" w14:textId="77777777" w:rsidR="00A93056" w:rsidRPr="00A93056" w:rsidRDefault="00A93056" w:rsidP="00A93056">
      <w:pPr>
        <w:pStyle w:val="a1"/>
      </w:pPr>
      <w:r w:rsidRPr="00A93056">
        <w:t xml:space="preserve">    DROP TABLE </w:t>
      </w:r>
      <w:proofErr w:type="spellStart"/>
      <w:r w:rsidRPr="00A93056">
        <w:t>temp_orders</w:t>
      </w:r>
      <w:proofErr w:type="spellEnd"/>
      <w:r w:rsidRPr="00A93056">
        <w:t>;</w:t>
      </w:r>
    </w:p>
    <w:p w14:paraId="51A1C5B9" w14:textId="77777777" w:rsidR="00A93056" w:rsidRPr="00A93056" w:rsidRDefault="00A93056" w:rsidP="00A93056">
      <w:pPr>
        <w:pStyle w:val="a1"/>
      </w:pPr>
      <w:r w:rsidRPr="00A93056">
        <w:t>END;</w:t>
      </w:r>
    </w:p>
    <w:p w14:paraId="462B3B59" w14:textId="77777777" w:rsidR="00A93056" w:rsidRPr="00A93056" w:rsidRDefault="00A93056" w:rsidP="00A93056">
      <w:pPr>
        <w:pStyle w:val="a1"/>
      </w:pPr>
      <w:r w:rsidRPr="00A93056">
        <w:t>$$;</w:t>
      </w:r>
    </w:p>
    <w:p w14:paraId="0390A9D1" w14:textId="77777777" w:rsidR="00A93056" w:rsidRPr="00A93056" w:rsidRDefault="00A93056" w:rsidP="00A93056">
      <w:pPr>
        <w:pStyle w:val="a1"/>
      </w:pPr>
    </w:p>
    <w:p w14:paraId="5FCF5A4A" w14:textId="77777777" w:rsidR="00A93056" w:rsidRPr="00A93056" w:rsidRDefault="00A93056" w:rsidP="00A93056">
      <w:pPr>
        <w:pStyle w:val="a1"/>
      </w:pPr>
      <w:r w:rsidRPr="00A93056">
        <w:t xml:space="preserve">REVOKE ALL ON PROCEDURE </w:t>
      </w:r>
      <w:proofErr w:type="spellStart"/>
      <w:r w:rsidRPr="00A93056">
        <w:t>public.view_orders</w:t>
      </w:r>
      <w:proofErr w:type="spellEnd"/>
      <w:r w:rsidRPr="00A93056">
        <w:t>() FROM PUBLIC;</w:t>
      </w:r>
    </w:p>
    <w:p w14:paraId="30C7BEE5" w14:textId="77777777" w:rsidR="00A93056" w:rsidRPr="00A93056" w:rsidRDefault="00A93056" w:rsidP="00A93056">
      <w:pPr>
        <w:pStyle w:val="a1"/>
      </w:pPr>
      <w:r w:rsidRPr="00A93056">
        <w:t xml:space="preserve">GRANT EXECUTE ON PROCEDURE </w:t>
      </w:r>
      <w:proofErr w:type="spellStart"/>
      <w:r w:rsidRPr="00A93056">
        <w:t>public.view_orders</w:t>
      </w:r>
      <w:proofErr w:type="spellEnd"/>
      <w:r w:rsidRPr="00A93056">
        <w:t>() TO admin_role;</w:t>
      </w:r>
    </w:p>
    <w:p w14:paraId="79F33440" w14:textId="77777777" w:rsidR="00A93056" w:rsidRPr="00A93056" w:rsidRDefault="00A93056" w:rsidP="00A93056">
      <w:pPr>
        <w:pStyle w:val="a1"/>
      </w:pPr>
    </w:p>
    <w:p w14:paraId="63C4BD87" w14:textId="77777777" w:rsidR="00A93056" w:rsidRPr="00C403C2" w:rsidRDefault="00A93056" w:rsidP="00A93056">
      <w:pPr>
        <w:pStyle w:val="a1"/>
      </w:pPr>
    </w:p>
    <w:p w14:paraId="0DA7C95A" w14:textId="77777777" w:rsidR="00A93056" w:rsidRPr="00C403C2" w:rsidRDefault="00A93056" w:rsidP="00A93056">
      <w:pPr>
        <w:pStyle w:val="a1"/>
      </w:pPr>
    </w:p>
    <w:p w14:paraId="78E43BFD" w14:textId="77777777" w:rsidR="00A93056" w:rsidRPr="00FE7B7A" w:rsidRDefault="00A93056" w:rsidP="00A93056">
      <w:pPr>
        <w:pStyle w:val="a1"/>
      </w:pPr>
      <w:r w:rsidRPr="00FE7B7A">
        <w:t xml:space="preserve">-- </w:t>
      </w:r>
      <w:r w:rsidRPr="00A93056">
        <w:rPr>
          <w:lang w:val="ru-RU"/>
        </w:rPr>
        <w:t>Процедура</w:t>
      </w:r>
      <w:r w:rsidRPr="00FE7B7A">
        <w:t xml:space="preserve"> </w:t>
      </w:r>
      <w:r w:rsidRPr="00A93056">
        <w:rPr>
          <w:lang w:val="ru-RU"/>
        </w:rPr>
        <w:t>удаления</w:t>
      </w:r>
      <w:r w:rsidRPr="00FE7B7A">
        <w:t xml:space="preserve"> </w:t>
      </w:r>
      <w:r w:rsidRPr="00A93056">
        <w:rPr>
          <w:lang w:val="ru-RU"/>
        </w:rPr>
        <w:t>продукта</w:t>
      </w:r>
    </w:p>
    <w:p w14:paraId="66DE3EE3" w14:textId="77777777" w:rsidR="00A93056" w:rsidRPr="00A93056" w:rsidRDefault="00A93056" w:rsidP="00A93056">
      <w:pPr>
        <w:pStyle w:val="a1"/>
      </w:pPr>
      <w:r w:rsidRPr="00A93056">
        <w:t xml:space="preserve">CREATE OR REPLACE PROCEDURE </w:t>
      </w:r>
      <w:proofErr w:type="spellStart"/>
      <w:r w:rsidRPr="00A93056">
        <w:t>public.delete_product</w:t>
      </w:r>
      <w:proofErr w:type="spellEnd"/>
      <w:r w:rsidRPr="00A93056">
        <w:t>(p_id INTEGER)</w:t>
      </w:r>
    </w:p>
    <w:p w14:paraId="771F6C8B" w14:textId="77777777" w:rsidR="00A93056" w:rsidRPr="00A93056" w:rsidRDefault="00A93056" w:rsidP="00A93056">
      <w:pPr>
        <w:pStyle w:val="a1"/>
      </w:pPr>
      <w:r w:rsidRPr="00A93056">
        <w:t>LANGUAGE plpgsql</w:t>
      </w:r>
    </w:p>
    <w:p w14:paraId="0B9407C9" w14:textId="77777777" w:rsidR="00A93056" w:rsidRPr="00A93056" w:rsidRDefault="00A93056" w:rsidP="00A93056">
      <w:pPr>
        <w:pStyle w:val="a1"/>
      </w:pPr>
      <w:r w:rsidRPr="00A93056">
        <w:t>AS $$</w:t>
      </w:r>
    </w:p>
    <w:p w14:paraId="48FB6417" w14:textId="77777777" w:rsidR="00A93056" w:rsidRPr="00A93056" w:rsidRDefault="00A93056" w:rsidP="00A93056">
      <w:pPr>
        <w:pStyle w:val="a1"/>
      </w:pPr>
      <w:r w:rsidRPr="00A93056">
        <w:t>BEGIN</w:t>
      </w:r>
    </w:p>
    <w:p w14:paraId="6F3B976D" w14:textId="77777777" w:rsidR="00A93056" w:rsidRPr="00A93056" w:rsidRDefault="00A93056" w:rsidP="00A93056">
      <w:pPr>
        <w:pStyle w:val="a1"/>
      </w:pPr>
      <w:r w:rsidRPr="00A93056">
        <w:t xml:space="preserve">    DELETE FROM public.base_product WHERE _id = p_id;</w:t>
      </w:r>
    </w:p>
    <w:p w14:paraId="5C2D1EF7" w14:textId="77777777" w:rsidR="00A93056" w:rsidRDefault="00A93056" w:rsidP="00A93056">
      <w:pPr>
        <w:pStyle w:val="a1"/>
      </w:pPr>
      <w:r w:rsidRPr="00A93056">
        <w:t>END;</w:t>
      </w:r>
    </w:p>
    <w:p w14:paraId="56BB2E4E" w14:textId="11C39C5C" w:rsidR="00B468B7" w:rsidRPr="00B468B7" w:rsidRDefault="00B468B7" w:rsidP="00B468B7">
      <w:pPr>
        <w:spacing w:after="0"/>
        <w:rPr>
          <w:rFonts w:ascii="Courier New" w:hAnsi="Courier New" w:cs="Courier New"/>
          <w:sz w:val="24"/>
          <w:szCs w:val="24"/>
        </w:rPr>
      </w:pPr>
      <w:r>
        <w:br w:type="page"/>
      </w:r>
    </w:p>
    <w:p w14:paraId="4A09D900" w14:textId="77777777" w:rsidR="00A93056" w:rsidRPr="00A93056" w:rsidRDefault="00A93056" w:rsidP="00A93056">
      <w:pPr>
        <w:pStyle w:val="a1"/>
      </w:pPr>
      <w:r w:rsidRPr="00A93056">
        <w:lastRenderedPageBreak/>
        <w:t>$$;</w:t>
      </w:r>
    </w:p>
    <w:p w14:paraId="76D6A4B8" w14:textId="77777777" w:rsidR="00A93056" w:rsidRPr="00A93056" w:rsidRDefault="00A93056" w:rsidP="00A93056">
      <w:pPr>
        <w:pStyle w:val="a1"/>
      </w:pPr>
    </w:p>
    <w:p w14:paraId="237A313D" w14:textId="77777777" w:rsidR="00A93056" w:rsidRPr="00A93056" w:rsidRDefault="00A93056" w:rsidP="00A93056">
      <w:pPr>
        <w:pStyle w:val="a1"/>
      </w:pPr>
      <w:r w:rsidRPr="00A93056">
        <w:t xml:space="preserve">REVOKE ALL ON PROCEDURE </w:t>
      </w:r>
      <w:proofErr w:type="spellStart"/>
      <w:r w:rsidRPr="00A93056">
        <w:t>public.delete_product</w:t>
      </w:r>
      <w:proofErr w:type="spellEnd"/>
      <w:r w:rsidRPr="00A93056">
        <w:t>(INTEGER) FROM PUBLIC;</w:t>
      </w:r>
    </w:p>
    <w:p w14:paraId="21BFB785" w14:textId="77777777" w:rsidR="00A93056" w:rsidRPr="00A93056" w:rsidRDefault="00A93056" w:rsidP="00A93056">
      <w:pPr>
        <w:pStyle w:val="a1"/>
      </w:pPr>
      <w:r w:rsidRPr="00A93056">
        <w:t xml:space="preserve">GRANT EXECUTE ON PROCEDURE </w:t>
      </w:r>
      <w:proofErr w:type="spellStart"/>
      <w:r w:rsidRPr="00A93056">
        <w:t>public.delete_product</w:t>
      </w:r>
      <w:proofErr w:type="spellEnd"/>
      <w:r w:rsidRPr="00A93056">
        <w:t>(INTEGER) TO admin;</w:t>
      </w:r>
    </w:p>
    <w:p w14:paraId="26EB71E2" w14:textId="52F0324C" w:rsidR="00B61CE2" w:rsidRPr="00C403C2" w:rsidRDefault="00A93056" w:rsidP="00A93056">
      <w:pPr>
        <w:pStyle w:val="a1"/>
      </w:pPr>
      <w:r w:rsidRPr="00C403C2">
        <w:t xml:space="preserve">CALL </w:t>
      </w:r>
      <w:proofErr w:type="spellStart"/>
      <w:r w:rsidRPr="00C403C2">
        <w:t>public.delete_product</w:t>
      </w:r>
      <w:proofErr w:type="spellEnd"/>
      <w:r w:rsidRPr="00C403C2">
        <w:t>(1);</w:t>
      </w:r>
    </w:p>
    <w:p w14:paraId="0B0A634A" w14:textId="77777777" w:rsidR="00652861" w:rsidRPr="00C403C2" w:rsidRDefault="00652861" w:rsidP="00A93056">
      <w:pPr>
        <w:pStyle w:val="a1"/>
      </w:pPr>
    </w:p>
    <w:p w14:paraId="33AF05BA" w14:textId="77777777" w:rsidR="00652861" w:rsidRPr="00C403C2" w:rsidRDefault="00652861" w:rsidP="00652861">
      <w:pPr>
        <w:pStyle w:val="a1"/>
      </w:pPr>
    </w:p>
    <w:p w14:paraId="5C7B7B0C" w14:textId="77777777" w:rsidR="00652861" w:rsidRPr="00652861" w:rsidRDefault="00652861" w:rsidP="00652861">
      <w:pPr>
        <w:pStyle w:val="a1"/>
      </w:pPr>
      <w:r w:rsidRPr="00652861">
        <w:t>--</w:t>
      </w:r>
      <w:r w:rsidRPr="00652861">
        <w:rPr>
          <w:lang w:val="ru-RU"/>
        </w:rPr>
        <w:t>Просмотр</w:t>
      </w:r>
      <w:r w:rsidRPr="00652861">
        <w:t xml:space="preserve"> </w:t>
      </w:r>
      <w:r w:rsidRPr="00652861">
        <w:rPr>
          <w:lang w:val="ru-RU"/>
        </w:rPr>
        <w:t>категорий</w:t>
      </w:r>
    </w:p>
    <w:p w14:paraId="082C6A55" w14:textId="77777777" w:rsidR="00652861" w:rsidRPr="00652861" w:rsidRDefault="00652861" w:rsidP="00652861">
      <w:pPr>
        <w:pStyle w:val="a1"/>
      </w:pPr>
      <w:r w:rsidRPr="00652861">
        <w:t xml:space="preserve">CREATE OR REPLACE PROCEDURE </w:t>
      </w:r>
      <w:proofErr w:type="spellStart"/>
      <w:r w:rsidRPr="00652861">
        <w:t>public.view_categories</w:t>
      </w:r>
      <w:proofErr w:type="spellEnd"/>
      <w:r w:rsidRPr="00652861">
        <w:t>(out ref REFCURSOR)</w:t>
      </w:r>
    </w:p>
    <w:p w14:paraId="2AF7F2BB" w14:textId="77777777" w:rsidR="00652861" w:rsidRPr="00652861" w:rsidRDefault="00652861" w:rsidP="00652861">
      <w:pPr>
        <w:pStyle w:val="a1"/>
      </w:pPr>
      <w:r w:rsidRPr="00652861">
        <w:t>LANGUAGE plpgsql</w:t>
      </w:r>
    </w:p>
    <w:p w14:paraId="0527BE16" w14:textId="77777777" w:rsidR="00652861" w:rsidRPr="00652861" w:rsidRDefault="00652861" w:rsidP="00652861">
      <w:pPr>
        <w:pStyle w:val="a1"/>
      </w:pPr>
      <w:r w:rsidRPr="00652861">
        <w:t>AS $$</w:t>
      </w:r>
    </w:p>
    <w:p w14:paraId="60B416C6" w14:textId="77777777" w:rsidR="00652861" w:rsidRPr="00652861" w:rsidRDefault="00652861" w:rsidP="00652861">
      <w:pPr>
        <w:pStyle w:val="a1"/>
      </w:pPr>
      <w:r w:rsidRPr="00652861">
        <w:t>BEGIN</w:t>
      </w:r>
    </w:p>
    <w:p w14:paraId="77DAA063" w14:textId="77777777" w:rsidR="00652861" w:rsidRPr="00652861" w:rsidRDefault="00652861" w:rsidP="00652861">
      <w:pPr>
        <w:pStyle w:val="a1"/>
      </w:pPr>
      <w:r w:rsidRPr="00652861">
        <w:t xml:space="preserve">    OPEN ref FOR SELECT * FROM </w:t>
      </w:r>
      <w:proofErr w:type="spellStart"/>
      <w:r w:rsidRPr="00652861">
        <w:t>public."base_category</w:t>
      </w:r>
      <w:proofErr w:type="spellEnd"/>
      <w:r w:rsidRPr="00652861">
        <w:t>";</w:t>
      </w:r>
    </w:p>
    <w:p w14:paraId="1947FCD7" w14:textId="77777777" w:rsidR="00652861" w:rsidRPr="00652861" w:rsidRDefault="00652861" w:rsidP="00652861">
      <w:pPr>
        <w:pStyle w:val="a1"/>
      </w:pPr>
      <w:r w:rsidRPr="00652861">
        <w:t>END;</w:t>
      </w:r>
    </w:p>
    <w:p w14:paraId="79BB75C8" w14:textId="77777777" w:rsidR="00652861" w:rsidRPr="00652861" w:rsidRDefault="00652861" w:rsidP="00652861">
      <w:pPr>
        <w:pStyle w:val="a1"/>
      </w:pPr>
      <w:r w:rsidRPr="00652861">
        <w:t>$$;</w:t>
      </w:r>
    </w:p>
    <w:p w14:paraId="27A263E8" w14:textId="77777777" w:rsidR="00652861" w:rsidRPr="00652861" w:rsidRDefault="00652861" w:rsidP="00652861">
      <w:pPr>
        <w:pStyle w:val="a1"/>
      </w:pPr>
    </w:p>
    <w:p w14:paraId="1BDF84A3" w14:textId="77777777" w:rsidR="00652861" w:rsidRPr="00652861" w:rsidRDefault="00652861" w:rsidP="00652861">
      <w:pPr>
        <w:pStyle w:val="a1"/>
      </w:pPr>
      <w:r w:rsidRPr="00652861">
        <w:t xml:space="preserve">-- </w:t>
      </w:r>
      <w:r w:rsidRPr="00652861">
        <w:rPr>
          <w:lang w:val="ru-RU"/>
        </w:rPr>
        <w:t>Просмотр</w:t>
      </w:r>
      <w:r w:rsidRPr="00652861">
        <w:t xml:space="preserve"> </w:t>
      </w:r>
      <w:r w:rsidRPr="00652861">
        <w:rPr>
          <w:lang w:val="ru-RU"/>
        </w:rPr>
        <w:t>товаров</w:t>
      </w:r>
      <w:r w:rsidRPr="00652861">
        <w:t xml:space="preserve"> </w:t>
      </w:r>
      <w:r w:rsidRPr="00652861">
        <w:rPr>
          <w:lang w:val="ru-RU"/>
        </w:rPr>
        <w:t>в</w:t>
      </w:r>
      <w:r w:rsidRPr="00652861">
        <w:t xml:space="preserve"> </w:t>
      </w:r>
      <w:r w:rsidRPr="00652861">
        <w:rPr>
          <w:lang w:val="ru-RU"/>
        </w:rPr>
        <w:t>категории</w:t>
      </w:r>
    </w:p>
    <w:p w14:paraId="68F03462" w14:textId="77777777" w:rsidR="00652861" w:rsidRPr="00652861" w:rsidRDefault="00652861" w:rsidP="00652861">
      <w:pPr>
        <w:pStyle w:val="a1"/>
      </w:pPr>
      <w:r w:rsidRPr="00652861">
        <w:t xml:space="preserve">CREATE OR REPLACE PROCEDURE </w:t>
      </w:r>
      <w:proofErr w:type="spellStart"/>
      <w:r w:rsidRPr="00652861">
        <w:t>public.view_products_in_category</w:t>
      </w:r>
      <w:proofErr w:type="spellEnd"/>
      <w:r w:rsidRPr="00652861">
        <w:t>(out ref REFCURSOR, p_category_id INTEGER)</w:t>
      </w:r>
    </w:p>
    <w:p w14:paraId="62168544" w14:textId="77777777" w:rsidR="00652861" w:rsidRPr="00652861" w:rsidRDefault="00652861" w:rsidP="00652861">
      <w:pPr>
        <w:pStyle w:val="a1"/>
      </w:pPr>
      <w:r w:rsidRPr="00652861">
        <w:t>LANGUAGE plpgsql</w:t>
      </w:r>
    </w:p>
    <w:p w14:paraId="1503709A" w14:textId="77777777" w:rsidR="00652861" w:rsidRPr="00652861" w:rsidRDefault="00652861" w:rsidP="00652861">
      <w:pPr>
        <w:pStyle w:val="a1"/>
      </w:pPr>
      <w:r w:rsidRPr="00652861">
        <w:t>AS $$</w:t>
      </w:r>
    </w:p>
    <w:p w14:paraId="400370D4" w14:textId="77777777" w:rsidR="00652861" w:rsidRPr="00652861" w:rsidRDefault="00652861" w:rsidP="00652861">
      <w:pPr>
        <w:pStyle w:val="a1"/>
      </w:pPr>
      <w:r w:rsidRPr="00652861">
        <w:t>BEGIN</w:t>
      </w:r>
    </w:p>
    <w:p w14:paraId="5F0C4749" w14:textId="77777777" w:rsidR="00652861" w:rsidRPr="00652861" w:rsidRDefault="00652861" w:rsidP="00652861">
      <w:pPr>
        <w:pStyle w:val="a1"/>
      </w:pPr>
      <w:r w:rsidRPr="00652861">
        <w:t xml:space="preserve">    OPEN ref FOR SELECT * FROM </w:t>
      </w:r>
      <w:proofErr w:type="spellStart"/>
      <w:r w:rsidRPr="00652861">
        <w:t>public."base_product</w:t>
      </w:r>
      <w:proofErr w:type="spellEnd"/>
      <w:r w:rsidRPr="00652861">
        <w:t>" WHERE "category_id" = p_category_id;</w:t>
      </w:r>
    </w:p>
    <w:p w14:paraId="7517A64A" w14:textId="77777777" w:rsidR="00652861" w:rsidRPr="00652861" w:rsidRDefault="00652861" w:rsidP="00652861">
      <w:pPr>
        <w:pStyle w:val="a1"/>
        <w:rPr>
          <w:lang w:val="ru-RU"/>
        </w:rPr>
      </w:pPr>
      <w:r w:rsidRPr="00652861">
        <w:rPr>
          <w:lang w:val="ru-RU"/>
        </w:rPr>
        <w:t>END;</w:t>
      </w:r>
    </w:p>
    <w:p w14:paraId="27535EDE" w14:textId="77777777" w:rsidR="00652861" w:rsidRPr="00652861" w:rsidRDefault="00652861" w:rsidP="00652861">
      <w:pPr>
        <w:pStyle w:val="a1"/>
        <w:rPr>
          <w:lang w:val="ru-RU"/>
        </w:rPr>
      </w:pPr>
      <w:r w:rsidRPr="00652861">
        <w:rPr>
          <w:lang w:val="ru-RU"/>
        </w:rPr>
        <w:t>$$;</w:t>
      </w:r>
    </w:p>
    <w:p w14:paraId="446B3966" w14:textId="77777777" w:rsidR="00652861" w:rsidRPr="00652861" w:rsidRDefault="00652861" w:rsidP="00652861">
      <w:pPr>
        <w:pStyle w:val="a1"/>
        <w:rPr>
          <w:lang w:val="ru-RU"/>
        </w:rPr>
      </w:pPr>
    </w:p>
    <w:p w14:paraId="6085D438" w14:textId="77777777" w:rsidR="00652861" w:rsidRPr="00652861" w:rsidRDefault="00652861" w:rsidP="00652861">
      <w:pPr>
        <w:pStyle w:val="a1"/>
        <w:rPr>
          <w:lang w:val="ru-RU"/>
        </w:rPr>
      </w:pPr>
      <w:r w:rsidRPr="00652861">
        <w:rPr>
          <w:lang w:val="ru-RU"/>
        </w:rPr>
        <w:t>-- Просмотр детальной информации о товаре</w:t>
      </w:r>
    </w:p>
    <w:p w14:paraId="092B6434" w14:textId="77777777" w:rsidR="00652861" w:rsidRPr="00652861" w:rsidRDefault="00652861" w:rsidP="00652861">
      <w:pPr>
        <w:pStyle w:val="a1"/>
      </w:pPr>
      <w:r w:rsidRPr="00652861">
        <w:t xml:space="preserve">CREATE OR REPLACE PROCEDURE </w:t>
      </w:r>
      <w:proofErr w:type="spellStart"/>
      <w:r w:rsidRPr="00652861">
        <w:t>public.view_product_details</w:t>
      </w:r>
      <w:proofErr w:type="spellEnd"/>
      <w:r w:rsidRPr="00652861">
        <w:t>(out ref REFCURSOR, p_product_id INTEGER)</w:t>
      </w:r>
    </w:p>
    <w:p w14:paraId="60AFDC08" w14:textId="77777777" w:rsidR="00652861" w:rsidRPr="00652861" w:rsidRDefault="00652861" w:rsidP="00652861">
      <w:pPr>
        <w:pStyle w:val="a1"/>
      </w:pPr>
      <w:r w:rsidRPr="00652861">
        <w:t>LANGUAGE plpgsql</w:t>
      </w:r>
    </w:p>
    <w:p w14:paraId="55990123" w14:textId="77777777" w:rsidR="00652861" w:rsidRPr="00652861" w:rsidRDefault="00652861" w:rsidP="00652861">
      <w:pPr>
        <w:pStyle w:val="a1"/>
      </w:pPr>
      <w:r w:rsidRPr="00652861">
        <w:t>AS $$</w:t>
      </w:r>
    </w:p>
    <w:p w14:paraId="69CD7A92" w14:textId="77777777" w:rsidR="00652861" w:rsidRPr="00652861" w:rsidRDefault="00652861" w:rsidP="00652861">
      <w:pPr>
        <w:pStyle w:val="a1"/>
      </w:pPr>
      <w:r w:rsidRPr="00652861">
        <w:t>BEGIN</w:t>
      </w:r>
    </w:p>
    <w:p w14:paraId="0AE43199" w14:textId="77777777" w:rsidR="00652861" w:rsidRPr="00652861" w:rsidRDefault="00652861" w:rsidP="00652861">
      <w:pPr>
        <w:pStyle w:val="a1"/>
      </w:pPr>
      <w:r w:rsidRPr="00652861">
        <w:t xml:space="preserve">    OPEN ref FOR SELECT * FROM </w:t>
      </w:r>
      <w:proofErr w:type="spellStart"/>
      <w:r w:rsidRPr="00652861">
        <w:t>public."base_product</w:t>
      </w:r>
      <w:proofErr w:type="spellEnd"/>
      <w:r w:rsidRPr="00652861">
        <w:t>" WHERE "id" = p_product_id;</w:t>
      </w:r>
    </w:p>
    <w:p w14:paraId="6F4F660A" w14:textId="77777777" w:rsidR="00652861" w:rsidRPr="00652861" w:rsidRDefault="00652861" w:rsidP="00652861">
      <w:pPr>
        <w:pStyle w:val="a1"/>
      </w:pPr>
      <w:r w:rsidRPr="00652861">
        <w:t>END;</w:t>
      </w:r>
    </w:p>
    <w:p w14:paraId="540A74F5" w14:textId="77777777" w:rsidR="00652861" w:rsidRPr="00652861" w:rsidRDefault="00652861" w:rsidP="00652861">
      <w:pPr>
        <w:pStyle w:val="a1"/>
      </w:pPr>
      <w:r w:rsidRPr="00652861">
        <w:t>$$;</w:t>
      </w:r>
    </w:p>
    <w:p w14:paraId="3035C76D" w14:textId="77777777" w:rsidR="00652861" w:rsidRPr="00652861" w:rsidRDefault="00652861" w:rsidP="00652861">
      <w:pPr>
        <w:pStyle w:val="a1"/>
      </w:pPr>
    </w:p>
    <w:p w14:paraId="1A307412" w14:textId="77777777" w:rsidR="00652861" w:rsidRPr="00652861" w:rsidRDefault="00652861" w:rsidP="00652861">
      <w:pPr>
        <w:pStyle w:val="a1"/>
      </w:pPr>
      <w:r w:rsidRPr="00652861">
        <w:t xml:space="preserve">-- </w:t>
      </w:r>
      <w:r w:rsidRPr="00652861">
        <w:rPr>
          <w:lang w:val="ru-RU"/>
        </w:rPr>
        <w:t>Просмотр</w:t>
      </w:r>
      <w:r w:rsidRPr="00652861">
        <w:t xml:space="preserve"> </w:t>
      </w:r>
      <w:r w:rsidRPr="00652861">
        <w:rPr>
          <w:lang w:val="ru-RU"/>
        </w:rPr>
        <w:t>отзывов</w:t>
      </w:r>
      <w:r w:rsidRPr="00652861">
        <w:t xml:space="preserve"> </w:t>
      </w:r>
      <w:r w:rsidRPr="00652861">
        <w:rPr>
          <w:lang w:val="ru-RU"/>
        </w:rPr>
        <w:t>о</w:t>
      </w:r>
      <w:r w:rsidRPr="00652861">
        <w:t xml:space="preserve"> </w:t>
      </w:r>
      <w:r w:rsidRPr="00652861">
        <w:rPr>
          <w:lang w:val="ru-RU"/>
        </w:rPr>
        <w:t>товаре</w:t>
      </w:r>
    </w:p>
    <w:p w14:paraId="4FE1975A" w14:textId="77777777" w:rsidR="00652861" w:rsidRPr="00652861" w:rsidRDefault="00652861" w:rsidP="00652861">
      <w:pPr>
        <w:pStyle w:val="a1"/>
      </w:pPr>
      <w:r w:rsidRPr="00652861">
        <w:t xml:space="preserve">CREATE OR REPLACE PROCEDURE </w:t>
      </w:r>
      <w:proofErr w:type="spellStart"/>
      <w:r w:rsidRPr="00652861">
        <w:t>public.view_product_reviews</w:t>
      </w:r>
      <w:proofErr w:type="spellEnd"/>
      <w:r w:rsidRPr="00652861">
        <w:t>(out ref REFCURSOR, p_product_id INTEGER)</w:t>
      </w:r>
    </w:p>
    <w:p w14:paraId="1C78361C" w14:textId="77777777" w:rsidR="00652861" w:rsidRPr="00652861" w:rsidRDefault="00652861" w:rsidP="00652861">
      <w:pPr>
        <w:pStyle w:val="a1"/>
      </w:pPr>
      <w:r w:rsidRPr="00652861">
        <w:t>LANGUAGE plpgsql</w:t>
      </w:r>
    </w:p>
    <w:p w14:paraId="4AC07E8D" w14:textId="77777777" w:rsidR="00652861" w:rsidRPr="00652861" w:rsidRDefault="00652861" w:rsidP="00652861">
      <w:pPr>
        <w:pStyle w:val="a1"/>
      </w:pPr>
      <w:r w:rsidRPr="00652861">
        <w:t>AS $$</w:t>
      </w:r>
    </w:p>
    <w:p w14:paraId="55C3D1C5" w14:textId="77777777" w:rsidR="00652861" w:rsidRPr="00652861" w:rsidRDefault="00652861" w:rsidP="00652861">
      <w:pPr>
        <w:pStyle w:val="a1"/>
      </w:pPr>
      <w:r w:rsidRPr="00652861">
        <w:t>BEGIN</w:t>
      </w:r>
    </w:p>
    <w:p w14:paraId="545357A5" w14:textId="77777777" w:rsidR="00652861" w:rsidRPr="00652861" w:rsidRDefault="00652861" w:rsidP="00652861">
      <w:pPr>
        <w:pStyle w:val="a1"/>
      </w:pPr>
      <w:r w:rsidRPr="00652861">
        <w:t xml:space="preserve">    OPEN ref FOR SELECT * FROM public."base_review" WHERE "product_id" = p_product_id;</w:t>
      </w:r>
    </w:p>
    <w:p w14:paraId="1C56300F" w14:textId="77777777" w:rsidR="00652861" w:rsidRDefault="00652861" w:rsidP="00652861">
      <w:pPr>
        <w:pStyle w:val="a1"/>
        <w:rPr>
          <w:lang w:val="ru-RU"/>
        </w:rPr>
      </w:pPr>
      <w:r w:rsidRPr="00652861">
        <w:rPr>
          <w:lang w:val="ru-RU"/>
        </w:rPr>
        <w:t>END;</w:t>
      </w:r>
    </w:p>
    <w:p w14:paraId="2176A28F" w14:textId="316B8107" w:rsidR="00B468B7" w:rsidRPr="00B468B7" w:rsidRDefault="00B468B7" w:rsidP="00B468B7">
      <w:pPr>
        <w:spacing w:after="0"/>
        <w:rPr>
          <w:rFonts w:ascii="Courier New" w:hAnsi="Courier New" w:cs="Courier New"/>
          <w:sz w:val="24"/>
          <w:szCs w:val="24"/>
        </w:rPr>
      </w:pPr>
      <w:r>
        <w:br w:type="page"/>
      </w:r>
    </w:p>
    <w:p w14:paraId="2D3C00A1" w14:textId="317E5E21" w:rsidR="00652861" w:rsidRDefault="00652861" w:rsidP="00652861">
      <w:pPr>
        <w:pStyle w:val="a1"/>
        <w:rPr>
          <w:lang w:val="ru-RU"/>
        </w:rPr>
      </w:pPr>
      <w:r w:rsidRPr="00652861">
        <w:rPr>
          <w:lang w:val="ru-RU"/>
        </w:rPr>
        <w:lastRenderedPageBreak/>
        <w:t>$$;</w:t>
      </w:r>
    </w:p>
    <w:p w14:paraId="7C4294A6" w14:textId="77777777" w:rsidR="00882D7B" w:rsidRDefault="00882D7B" w:rsidP="00652861">
      <w:pPr>
        <w:pStyle w:val="a1"/>
        <w:rPr>
          <w:lang w:val="ru-RU"/>
        </w:rPr>
      </w:pPr>
    </w:p>
    <w:p w14:paraId="2270AF81" w14:textId="77777777" w:rsidR="00E22D72" w:rsidRPr="00C403C2" w:rsidRDefault="00E22D72" w:rsidP="00E22D72">
      <w:pPr>
        <w:pStyle w:val="a1"/>
        <w:rPr>
          <w:lang w:val="ru-RU"/>
        </w:rPr>
      </w:pPr>
      <w:r w:rsidRPr="00C403C2">
        <w:rPr>
          <w:lang w:val="ru-RU"/>
        </w:rPr>
        <w:t>-- Процедура добавления товара в заказ</w:t>
      </w:r>
    </w:p>
    <w:p w14:paraId="58099CD6" w14:textId="77777777" w:rsidR="00E22D72" w:rsidRDefault="00E22D72" w:rsidP="00E22D72">
      <w:pPr>
        <w:pStyle w:val="a1"/>
      </w:pPr>
      <w:r>
        <w:t xml:space="preserve">CREATE OR REPLACE PROCEDURE </w:t>
      </w:r>
      <w:proofErr w:type="spellStart"/>
      <w:r>
        <w:t>public.add_product_to_order</w:t>
      </w:r>
      <w:proofErr w:type="spellEnd"/>
      <w:r>
        <w:t>(</w:t>
      </w:r>
    </w:p>
    <w:p w14:paraId="03D2A7B2" w14:textId="77777777" w:rsidR="00E22D72" w:rsidRDefault="00E22D72" w:rsidP="00E22D72">
      <w:pPr>
        <w:pStyle w:val="a1"/>
      </w:pPr>
      <w:r>
        <w:t xml:space="preserve">    </w:t>
      </w:r>
      <w:proofErr w:type="spellStart"/>
      <w:r>
        <w:t>p_order_id</w:t>
      </w:r>
      <w:proofErr w:type="spellEnd"/>
      <w:r>
        <w:t xml:space="preserve"> INTEGER,</w:t>
      </w:r>
    </w:p>
    <w:p w14:paraId="437804FF" w14:textId="77777777" w:rsidR="00E22D72" w:rsidRDefault="00E22D72" w:rsidP="00E22D72">
      <w:pPr>
        <w:pStyle w:val="a1"/>
      </w:pPr>
      <w:r>
        <w:t xml:space="preserve">    p_product_id INTEGER,</w:t>
      </w:r>
    </w:p>
    <w:p w14:paraId="6E64805A" w14:textId="77777777" w:rsidR="00E22D72" w:rsidRDefault="00E22D72" w:rsidP="00E22D72">
      <w:pPr>
        <w:pStyle w:val="a1"/>
      </w:pPr>
      <w:r>
        <w:t xml:space="preserve">    </w:t>
      </w:r>
      <w:proofErr w:type="spellStart"/>
      <w:r>
        <w:t>p_quantity</w:t>
      </w:r>
      <w:proofErr w:type="spellEnd"/>
      <w:r>
        <w:t xml:space="preserve"> INTEGER</w:t>
      </w:r>
    </w:p>
    <w:p w14:paraId="209CF51B" w14:textId="77777777" w:rsidR="00E22D72" w:rsidRDefault="00E22D72" w:rsidP="00E22D72">
      <w:pPr>
        <w:pStyle w:val="a1"/>
      </w:pPr>
      <w:r>
        <w:t>)</w:t>
      </w:r>
    </w:p>
    <w:p w14:paraId="4073E2C0" w14:textId="77777777" w:rsidR="00E22D72" w:rsidRDefault="00E22D72" w:rsidP="00E22D72">
      <w:pPr>
        <w:pStyle w:val="a1"/>
      </w:pPr>
      <w:r>
        <w:t>LANGUAGE plpgsql</w:t>
      </w:r>
    </w:p>
    <w:p w14:paraId="38CEC6B4" w14:textId="77777777" w:rsidR="00E22D72" w:rsidRDefault="00E22D72" w:rsidP="00E22D72">
      <w:pPr>
        <w:pStyle w:val="a1"/>
      </w:pPr>
      <w:r>
        <w:t>AS $$</w:t>
      </w:r>
    </w:p>
    <w:p w14:paraId="6FA9B0E5" w14:textId="77777777" w:rsidR="00E22D72" w:rsidRDefault="00E22D72" w:rsidP="00E22D72">
      <w:pPr>
        <w:pStyle w:val="a1"/>
      </w:pPr>
      <w:r>
        <w:t>BEGIN</w:t>
      </w:r>
    </w:p>
    <w:p w14:paraId="5BF4224C" w14:textId="77777777" w:rsidR="00E22D72" w:rsidRDefault="00E22D72" w:rsidP="00E22D72">
      <w:pPr>
        <w:pStyle w:val="a1"/>
      </w:pPr>
      <w:r>
        <w:t xml:space="preserve">    INSERT INTO </w:t>
      </w:r>
      <w:proofErr w:type="spellStart"/>
      <w:r>
        <w:t>public.base_order_item</w:t>
      </w:r>
      <w:proofErr w:type="spellEnd"/>
      <w:r>
        <w:t>(order_id, product_id, quantity)</w:t>
      </w:r>
    </w:p>
    <w:p w14:paraId="3FD4A709" w14:textId="77777777" w:rsidR="00E22D72" w:rsidRDefault="00E22D72" w:rsidP="00E22D72">
      <w:pPr>
        <w:pStyle w:val="a1"/>
      </w:pPr>
      <w:r>
        <w:t xml:space="preserve">    VALUES(</w:t>
      </w:r>
      <w:proofErr w:type="spellStart"/>
      <w:r>
        <w:t>p_order_id</w:t>
      </w:r>
      <w:proofErr w:type="spellEnd"/>
      <w:r>
        <w:t xml:space="preserve">, p_product_id, </w:t>
      </w:r>
      <w:proofErr w:type="spellStart"/>
      <w:r>
        <w:t>p_quantity</w:t>
      </w:r>
      <w:proofErr w:type="spellEnd"/>
      <w:r>
        <w:t>);</w:t>
      </w:r>
    </w:p>
    <w:p w14:paraId="5C18CD8C" w14:textId="77777777" w:rsidR="00E22D72" w:rsidRPr="00C403C2" w:rsidRDefault="00E22D72" w:rsidP="00E22D72">
      <w:pPr>
        <w:pStyle w:val="a1"/>
        <w:rPr>
          <w:lang w:val="ru-RU"/>
        </w:rPr>
      </w:pPr>
      <w:r>
        <w:t>END</w:t>
      </w:r>
      <w:r w:rsidRPr="00C403C2">
        <w:rPr>
          <w:lang w:val="ru-RU"/>
        </w:rPr>
        <w:t>;</w:t>
      </w:r>
    </w:p>
    <w:p w14:paraId="37F26053" w14:textId="3E92666D" w:rsidR="00882D7B" w:rsidRPr="00C403C2" w:rsidRDefault="00E22D72" w:rsidP="00E22D72">
      <w:pPr>
        <w:pStyle w:val="a1"/>
        <w:rPr>
          <w:lang w:val="ru-RU"/>
        </w:rPr>
      </w:pPr>
      <w:r w:rsidRPr="00C403C2">
        <w:rPr>
          <w:lang w:val="ru-RU"/>
        </w:rPr>
        <w:t>$$;</w:t>
      </w:r>
    </w:p>
    <w:p w14:paraId="0D9F8976" w14:textId="77777777" w:rsidR="005013A4" w:rsidRPr="00C403C2" w:rsidRDefault="005013A4" w:rsidP="00E22D72">
      <w:pPr>
        <w:pStyle w:val="a1"/>
        <w:rPr>
          <w:lang w:val="ru-RU"/>
        </w:rPr>
      </w:pPr>
    </w:p>
    <w:p w14:paraId="7DF884ED" w14:textId="77777777" w:rsidR="005013A4" w:rsidRPr="005013A4" w:rsidRDefault="005013A4" w:rsidP="005013A4">
      <w:pPr>
        <w:pStyle w:val="a1"/>
        <w:rPr>
          <w:lang w:val="ru-RU"/>
        </w:rPr>
      </w:pPr>
      <w:r w:rsidRPr="005013A4">
        <w:rPr>
          <w:lang w:val="ru-RU"/>
        </w:rPr>
        <w:t>-- Процедура обновления информации об адресе доставки</w:t>
      </w:r>
    </w:p>
    <w:p w14:paraId="421062DF" w14:textId="77777777" w:rsidR="005013A4" w:rsidRPr="005013A4" w:rsidRDefault="005013A4" w:rsidP="005013A4">
      <w:pPr>
        <w:pStyle w:val="a1"/>
      </w:pPr>
      <w:r w:rsidRPr="005013A4">
        <w:t xml:space="preserve">CREATE OR REPLACE PROCEDURE </w:t>
      </w:r>
      <w:proofErr w:type="spellStart"/>
      <w:r w:rsidRPr="005013A4">
        <w:t>public.update_shipping_address</w:t>
      </w:r>
      <w:proofErr w:type="spellEnd"/>
      <w:r w:rsidRPr="005013A4">
        <w:t>(</w:t>
      </w:r>
    </w:p>
    <w:p w14:paraId="09ADD8B6" w14:textId="77777777" w:rsidR="005013A4" w:rsidRPr="005013A4" w:rsidRDefault="005013A4" w:rsidP="005013A4">
      <w:pPr>
        <w:pStyle w:val="a1"/>
      </w:pPr>
      <w:r w:rsidRPr="005013A4">
        <w:t xml:space="preserve">    </w:t>
      </w:r>
      <w:proofErr w:type="spellStart"/>
      <w:r w:rsidRPr="005013A4">
        <w:t>p_address_id</w:t>
      </w:r>
      <w:proofErr w:type="spellEnd"/>
      <w:r w:rsidRPr="005013A4">
        <w:t xml:space="preserve"> INTEGER,</w:t>
      </w:r>
    </w:p>
    <w:p w14:paraId="6D5F6D78" w14:textId="77777777" w:rsidR="005013A4" w:rsidRPr="005013A4" w:rsidRDefault="005013A4" w:rsidP="005013A4">
      <w:pPr>
        <w:pStyle w:val="a1"/>
      </w:pPr>
      <w:r w:rsidRPr="005013A4">
        <w:t xml:space="preserve">    </w:t>
      </w:r>
      <w:proofErr w:type="spellStart"/>
      <w:r w:rsidRPr="005013A4">
        <w:t>p_new_address</w:t>
      </w:r>
      <w:proofErr w:type="spellEnd"/>
      <w:r w:rsidRPr="005013A4">
        <w:t xml:space="preserve"> VARCHAR</w:t>
      </w:r>
    </w:p>
    <w:p w14:paraId="00F78D02" w14:textId="77777777" w:rsidR="005013A4" w:rsidRPr="005013A4" w:rsidRDefault="005013A4" w:rsidP="005013A4">
      <w:pPr>
        <w:pStyle w:val="a1"/>
      </w:pPr>
      <w:r w:rsidRPr="005013A4">
        <w:t>)</w:t>
      </w:r>
    </w:p>
    <w:p w14:paraId="33E9354F" w14:textId="77777777" w:rsidR="005013A4" w:rsidRPr="005013A4" w:rsidRDefault="005013A4" w:rsidP="005013A4">
      <w:pPr>
        <w:pStyle w:val="a1"/>
      </w:pPr>
      <w:r w:rsidRPr="005013A4">
        <w:t>LANGUAGE plpgsql</w:t>
      </w:r>
    </w:p>
    <w:p w14:paraId="14AED84B" w14:textId="77777777" w:rsidR="005013A4" w:rsidRPr="005013A4" w:rsidRDefault="005013A4" w:rsidP="005013A4">
      <w:pPr>
        <w:pStyle w:val="a1"/>
      </w:pPr>
      <w:r w:rsidRPr="005013A4">
        <w:t>AS $$</w:t>
      </w:r>
    </w:p>
    <w:p w14:paraId="12AC63E4" w14:textId="77777777" w:rsidR="005013A4" w:rsidRPr="005013A4" w:rsidRDefault="005013A4" w:rsidP="005013A4">
      <w:pPr>
        <w:pStyle w:val="a1"/>
      </w:pPr>
      <w:r w:rsidRPr="005013A4">
        <w:t>BEGIN</w:t>
      </w:r>
    </w:p>
    <w:p w14:paraId="7A80EB38" w14:textId="77777777" w:rsidR="005013A4" w:rsidRPr="005013A4" w:rsidRDefault="005013A4" w:rsidP="005013A4">
      <w:pPr>
        <w:pStyle w:val="a1"/>
      </w:pPr>
      <w:r w:rsidRPr="005013A4">
        <w:t xml:space="preserve">    UPDATE </w:t>
      </w:r>
      <w:proofErr w:type="spellStart"/>
      <w:r w:rsidRPr="005013A4">
        <w:t>public.base_shippingadress</w:t>
      </w:r>
      <w:proofErr w:type="spellEnd"/>
    </w:p>
    <w:p w14:paraId="3ECCAD2E" w14:textId="77777777" w:rsidR="005013A4" w:rsidRPr="005013A4" w:rsidRDefault="005013A4" w:rsidP="005013A4">
      <w:pPr>
        <w:pStyle w:val="a1"/>
      </w:pPr>
      <w:r w:rsidRPr="005013A4">
        <w:t xml:space="preserve">    SET address = </w:t>
      </w:r>
      <w:proofErr w:type="spellStart"/>
      <w:r w:rsidRPr="005013A4">
        <w:t>p_new_address</w:t>
      </w:r>
      <w:proofErr w:type="spellEnd"/>
    </w:p>
    <w:p w14:paraId="4D1C9A3F" w14:textId="77777777" w:rsidR="005013A4" w:rsidRPr="005013A4" w:rsidRDefault="005013A4" w:rsidP="005013A4">
      <w:pPr>
        <w:pStyle w:val="a1"/>
      </w:pPr>
      <w:r w:rsidRPr="005013A4">
        <w:t xml:space="preserve">    WHERE id = </w:t>
      </w:r>
      <w:proofErr w:type="spellStart"/>
      <w:r w:rsidRPr="005013A4">
        <w:t>p_address_id</w:t>
      </w:r>
      <w:proofErr w:type="spellEnd"/>
      <w:r w:rsidRPr="005013A4">
        <w:t>;</w:t>
      </w:r>
    </w:p>
    <w:p w14:paraId="5D56493D" w14:textId="77777777" w:rsidR="005013A4" w:rsidRPr="00FE7B7A" w:rsidRDefault="005013A4" w:rsidP="005013A4">
      <w:pPr>
        <w:pStyle w:val="a1"/>
      </w:pPr>
      <w:r w:rsidRPr="00FE7B7A">
        <w:t>END;</w:t>
      </w:r>
    </w:p>
    <w:p w14:paraId="293F6AD5" w14:textId="524487A5" w:rsidR="005013A4" w:rsidRDefault="005013A4" w:rsidP="005013A4">
      <w:pPr>
        <w:pStyle w:val="a1"/>
      </w:pPr>
      <w:r w:rsidRPr="00FE7B7A">
        <w:t>$$;</w:t>
      </w:r>
    </w:p>
    <w:p w14:paraId="6C8D44E3" w14:textId="77777777" w:rsidR="005E0885" w:rsidRDefault="005E0885" w:rsidP="005013A4">
      <w:pPr>
        <w:pStyle w:val="a1"/>
      </w:pPr>
    </w:p>
    <w:p w14:paraId="33CF7976" w14:textId="09C23BA8" w:rsidR="005E0885" w:rsidRPr="00FE7B7A" w:rsidRDefault="005E0885" w:rsidP="005013A4">
      <w:pPr>
        <w:pStyle w:val="a1"/>
      </w:pPr>
      <w:r>
        <w:t>--П</w:t>
      </w:r>
      <w:proofErr w:type="spellStart"/>
      <w:r>
        <w:rPr>
          <w:lang w:val="ru-RU"/>
        </w:rPr>
        <w:t>роцедура</w:t>
      </w:r>
      <w:proofErr w:type="spellEnd"/>
      <w:r w:rsidRPr="00FE7B7A">
        <w:t xml:space="preserve"> </w:t>
      </w:r>
      <w:r>
        <w:rPr>
          <w:lang w:val="ru-RU"/>
        </w:rPr>
        <w:t>для</w:t>
      </w:r>
      <w:r w:rsidRPr="00FE7B7A">
        <w:t xml:space="preserve"> </w:t>
      </w:r>
      <w:r>
        <w:rPr>
          <w:lang w:val="ru-RU"/>
        </w:rPr>
        <w:t>просмотра</w:t>
      </w:r>
      <w:r w:rsidRPr="00FE7B7A">
        <w:t xml:space="preserve"> </w:t>
      </w:r>
      <w:r>
        <w:rPr>
          <w:lang w:val="ru-RU"/>
        </w:rPr>
        <w:t>отзывов</w:t>
      </w:r>
    </w:p>
    <w:p w14:paraId="452563C9" w14:textId="77777777" w:rsidR="005E0885" w:rsidRPr="005E0885" w:rsidRDefault="005E0885" w:rsidP="005E0885">
      <w:pPr>
        <w:pStyle w:val="a1"/>
      </w:pPr>
      <w:r w:rsidRPr="005E0885">
        <w:t xml:space="preserve">CREATE OR REPLACE PROCEDURE </w:t>
      </w:r>
      <w:proofErr w:type="spellStart"/>
      <w:r w:rsidRPr="005E0885">
        <w:t>public.view_product_reviews</w:t>
      </w:r>
      <w:proofErr w:type="spellEnd"/>
      <w:r w:rsidRPr="005E0885">
        <w:t>(p_product_id INTEGER, OUT ref REFCURSOR)</w:t>
      </w:r>
    </w:p>
    <w:p w14:paraId="4671E478" w14:textId="77777777" w:rsidR="005E0885" w:rsidRPr="005E0885" w:rsidRDefault="005E0885" w:rsidP="005E0885">
      <w:pPr>
        <w:pStyle w:val="a1"/>
      </w:pPr>
      <w:r w:rsidRPr="005E0885">
        <w:t>LANGUAGE plpgsql</w:t>
      </w:r>
    </w:p>
    <w:p w14:paraId="1A56B041" w14:textId="77777777" w:rsidR="005E0885" w:rsidRPr="005E0885" w:rsidRDefault="005E0885" w:rsidP="005E0885">
      <w:pPr>
        <w:pStyle w:val="a1"/>
      </w:pPr>
      <w:r w:rsidRPr="005E0885">
        <w:t>AS $$</w:t>
      </w:r>
    </w:p>
    <w:p w14:paraId="0AB46D3B" w14:textId="77777777" w:rsidR="005E0885" w:rsidRPr="005E0885" w:rsidRDefault="005E0885" w:rsidP="005E0885">
      <w:pPr>
        <w:pStyle w:val="a1"/>
      </w:pPr>
      <w:r w:rsidRPr="005E0885">
        <w:t>BEGIN</w:t>
      </w:r>
    </w:p>
    <w:p w14:paraId="46CF2C14" w14:textId="77777777" w:rsidR="005E0885" w:rsidRPr="005E0885" w:rsidRDefault="005E0885" w:rsidP="005E0885">
      <w:pPr>
        <w:pStyle w:val="a1"/>
      </w:pPr>
      <w:r w:rsidRPr="005E0885">
        <w:t xml:space="preserve">    OPEN ref FOR SELECT * FROM public."base_review" WHERE "product_id" = p_product_id;</w:t>
      </w:r>
    </w:p>
    <w:p w14:paraId="14DAC539" w14:textId="77777777" w:rsidR="005E0885" w:rsidRPr="005E0885" w:rsidRDefault="005E0885" w:rsidP="005E0885">
      <w:pPr>
        <w:pStyle w:val="a1"/>
        <w:rPr>
          <w:lang w:val="ru-RU"/>
        </w:rPr>
      </w:pPr>
      <w:r w:rsidRPr="005E0885">
        <w:rPr>
          <w:lang w:val="ru-RU"/>
        </w:rPr>
        <w:t>END;</w:t>
      </w:r>
    </w:p>
    <w:p w14:paraId="27CCD9E6" w14:textId="77777777" w:rsidR="005E0885" w:rsidRPr="005E0885" w:rsidRDefault="005E0885" w:rsidP="005E0885">
      <w:pPr>
        <w:pStyle w:val="a1"/>
        <w:rPr>
          <w:lang w:val="ru-RU"/>
        </w:rPr>
      </w:pPr>
      <w:r w:rsidRPr="005E0885">
        <w:rPr>
          <w:lang w:val="ru-RU"/>
        </w:rPr>
        <w:t>$$;</w:t>
      </w:r>
    </w:p>
    <w:p w14:paraId="28FE993F" w14:textId="3A7B190C" w:rsidR="005E0885" w:rsidRDefault="005E0885" w:rsidP="005E0885">
      <w:pPr>
        <w:pStyle w:val="a1"/>
        <w:rPr>
          <w:lang w:val="ru-RU"/>
        </w:rPr>
      </w:pPr>
    </w:p>
    <w:p w14:paraId="58388AAC" w14:textId="77777777" w:rsidR="003F2796" w:rsidRPr="00C403C2" w:rsidRDefault="003F2796" w:rsidP="003F2796">
      <w:pPr>
        <w:pStyle w:val="a1"/>
        <w:rPr>
          <w:lang w:val="ru-RU"/>
        </w:rPr>
      </w:pPr>
      <w:r w:rsidRPr="00C403C2">
        <w:rPr>
          <w:lang w:val="ru-RU"/>
        </w:rPr>
        <w:t xml:space="preserve">-- </w:t>
      </w:r>
      <w:r w:rsidRPr="003F2796">
        <w:rPr>
          <w:lang w:val="ru-RU"/>
        </w:rPr>
        <w:t>Процедура</w:t>
      </w:r>
      <w:r w:rsidRPr="00C403C2">
        <w:rPr>
          <w:lang w:val="ru-RU"/>
        </w:rPr>
        <w:t xml:space="preserve"> </w:t>
      </w:r>
      <w:r w:rsidRPr="003F2796">
        <w:rPr>
          <w:lang w:val="ru-RU"/>
        </w:rPr>
        <w:t>просмотра</w:t>
      </w:r>
      <w:r w:rsidRPr="00C403C2">
        <w:rPr>
          <w:lang w:val="ru-RU"/>
        </w:rPr>
        <w:t xml:space="preserve"> </w:t>
      </w:r>
      <w:r w:rsidRPr="003F2796">
        <w:rPr>
          <w:lang w:val="ru-RU"/>
        </w:rPr>
        <w:t>товаров</w:t>
      </w:r>
      <w:r w:rsidRPr="00C403C2">
        <w:rPr>
          <w:lang w:val="ru-RU"/>
        </w:rPr>
        <w:t xml:space="preserve"> </w:t>
      </w:r>
      <w:r w:rsidRPr="003F2796">
        <w:rPr>
          <w:lang w:val="ru-RU"/>
        </w:rPr>
        <w:t>для</w:t>
      </w:r>
      <w:r w:rsidRPr="00C403C2">
        <w:rPr>
          <w:lang w:val="ru-RU"/>
        </w:rPr>
        <w:t xml:space="preserve"> </w:t>
      </w:r>
      <w:r w:rsidRPr="003F2796">
        <w:rPr>
          <w:lang w:val="ru-RU"/>
        </w:rPr>
        <w:t>гостя</w:t>
      </w:r>
    </w:p>
    <w:p w14:paraId="0C2CBF54" w14:textId="77777777" w:rsidR="003F2796" w:rsidRPr="003F2796" w:rsidRDefault="003F2796" w:rsidP="003F2796">
      <w:pPr>
        <w:pStyle w:val="a1"/>
      </w:pPr>
      <w:r w:rsidRPr="003F2796">
        <w:t xml:space="preserve">CREATE OR REPLACE PROCEDURE </w:t>
      </w:r>
      <w:proofErr w:type="spellStart"/>
      <w:r w:rsidRPr="003F2796">
        <w:t>public.view_products_for_guest</w:t>
      </w:r>
      <w:proofErr w:type="spellEnd"/>
      <w:r w:rsidRPr="003F2796">
        <w:t>()</w:t>
      </w:r>
    </w:p>
    <w:p w14:paraId="2BB4C100" w14:textId="77777777" w:rsidR="003F2796" w:rsidRPr="003F2796" w:rsidRDefault="003F2796" w:rsidP="003F2796">
      <w:pPr>
        <w:pStyle w:val="a1"/>
      </w:pPr>
      <w:r w:rsidRPr="003F2796">
        <w:t>LANGUAGE plpgsql</w:t>
      </w:r>
    </w:p>
    <w:p w14:paraId="505CDB6A" w14:textId="77777777" w:rsidR="003F2796" w:rsidRPr="003F2796" w:rsidRDefault="003F2796" w:rsidP="003F2796">
      <w:pPr>
        <w:pStyle w:val="a1"/>
      </w:pPr>
      <w:r w:rsidRPr="003F2796">
        <w:t>AS $$</w:t>
      </w:r>
    </w:p>
    <w:p w14:paraId="155A571D" w14:textId="77777777" w:rsidR="003F2796" w:rsidRPr="003F2796" w:rsidRDefault="003F2796" w:rsidP="003F2796">
      <w:pPr>
        <w:pStyle w:val="a1"/>
      </w:pPr>
      <w:r w:rsidRPr="003F2796">
        <w:t>DECLARE</w:t>
      </w:r>
    </w:p>
    <w:p w14:paraId="45CCB2B3" w14:textId="77777777" w:rsidR="003F2796" w:rsidRDefault="003F2796" w:rsidP="003F2796">
      <w:pPr>
        <w:pStyle w:val="a1"/>
        <w:rPr>
          <w:lang w:val="ru-RU"/>
        </w:rPr>
      </w:pPr>
      <w:r w:rsidRPr="003F2796">
        <w:t xml:space="preserve">    rec public."base_product"%</w:t>
      </w:r>
      <w:proofErr w:type="spellStart"/>
      <w:r w:rsidRPr="003F2796">
        <w:t>rowtype</w:t>
      </w:r>
      <w:proofErr w:type="spellEnd"/>
      <w:r w:rsidRPr="003F2796">
        <w:t xml:space="preserve">; -- </w:t>
      </w:r>
      <w:r w:rsidRPr="003F2796">
        <w:rPr>
          <w:lang w:val="ru-RU"/>
        </w:rPr>
        <w:t>Переменная</w:t>
      </w:r>
      <w:r w:rsidRPr="003F2796">
        <w:t>-</w:t>
      </w:r>
      <w:r w:rsidRPr="003F2796">
        <w:rPr>
          <w:lang w:val="ru-RU"/>
        </w:rPr>
        <w:t>запись</w:t>
      </w:r>
      <w:r w:rsidRPr="003F2796">
        <w:t xml:space="preserve"> </w:t>
      </w:r>
      <w:r w:rsidRPr="003F2796">
        <w:rPr>
          <w:lang w:val="ru-RU"/>
        </w:rPr>
        <w:t>для</w:t>
      </w:r>
      <w:r w:rsidRPr="003F2796">
        <w:t xml:space="preserve"> </w:t>
      </w:r>
      <w:r w:rsidRPr="003F2796">
        <w:rPr>
          <w:lang w:val="ru-RU"/>
        </w:rPr>
        <w:t>хранения</w:t>
      </w:r>
      <w:r w:rsidRPr="003F2796">
        <w:t xml:space="preserve"> </w:t>
      </w:r>
      <w:r w:rsidRPr="003F2796">
        <w:rPr>
          <w:lang w:val="ru-RU"/>
        </w:rPr>
        <w:t>строки</w:t>
      </w:r>
    </w:p>
    <w:p w14:paraId="67B55202" w14:textId="35D9D547" w:rsidR="00B468B7" w:rsidRPr="00B468B7" w:rsidRDefault="00B468B7" w:rsidP="00B468B7">
      <w:pPr>
        <w:spacing w:after="0"/>
        <w:rPr>
          <w:rFonts w:ascii="Courier New" w:hAnsi="Courier New" w:cs="Courier New"/>
          <w:sz w:val="24"/>
          <w:szCs w:val="24"/>
        </w:rPr>
      </w:pPr>
      <w:r>
        <w:br w:type="page"/>
      </w:r>
    </w:p>
    <w:p w14:paraId="58F05B96" w14:textId="77777777" w:rsidR="003F2796" w:rsidRPr="003F2796" w:rsidRDefault="003F2796" w:rsidP="003F2796">
      <w:pPr>
        <w:pStyle w:val="a1"/>
      </w:pPr>
      <w:r w:rsidRPr="003F2796">
        <w:lastRenderedPageBreak/>
        <w:t>BEGIN</w:t>
      </w:r>
    </w:p>
    <w:p w14:paraId="17F66C2D" w14:textId="77777777" w:rsidR="003F2796" w:rsidRPr="003F2796" w:rsidRDefault="003F2796" w:rsidP="003F2796">
      <w:pPr>
        <w:pStyle w:val="a1"/>
      </w:pPr>
      <w:r w:rsidRPr="003F2796">
        <w:t xml:space="preserve">    FOR rec IN SELECT * FROM </w:t>
      </w:r>
      <w:proofErr w:type="spellStart"/>
      <w:r w:rsidRPr="003F2796">
        <w:t>public."base_product</w:t>
      </w:r>
      <w:proofErr w:type="spellEnd"/>
      <w:r w:rsidRPr="003F2796">
        <w:t>" LOOP</w:t>
      </w:r>
    </w:p>
    <w:p w14:paraId="63A0B64A" w14:textId="77777777" w:rsidR="003F2796" w:rsidRPr="003F2796" w:rsidRDefault="003F2796" w:rsidP="003F2796">
      <w:pPr>
        <w:pStyle w:val="a1"/>
      </w:pPr>
      <w:r w:rsidRPr="003F2796">
        <w:t xml:space="preserve">        -- </w:t>
      </w:r>
      <w:r w:rsidRPr="003F2796">
        <w:rPr>
          <w:lang w:val="ru-RU"/>
        </w:rPr>
        <w:t>Выводим</w:t>
      </w:r>
      <w:r w:rsidRPr="003F2796">
        <w:t xml:space="preserve"> </w:t>
      </w:r>
      <w:r w:rsidRPr="003F2796">
        <w:rPr>
          <w:lang w:val="ru-RU"/>
        </w:rPr>
        <w:t>данные</w:t>
      </w:r>
      <w:r w:rsidRPr="003F2796">
        <w:t xml:space="preserve"> </w:t>
      </w:r>
      <w:r w:rsidRPr="003F2796">
        <w:rPr>
          <w:lang w:val="ru-RU"/>
        </w:rPr>
        <w:t>из</w:t>
      </w:r>
      <w:r w:rsidRPr="003F2796">
        <w:t xml:space="preserve"> </w:t>
      </w:r>
      <w:r w:rsidRPr="003F2796">
        <w:rPr>
          <w:lang w:val="ru-RU"/>
        </w:rPr>
        <w:t>таблицы</w:t>
      </w:r>
    </w:p>
    <w:p w14:paraId="277E1AB6" w14:textId="77777777" w:rsidR="003F2796" w:rsidRPr="003F2796" w:rsidRDefault="003F2796" w:rsidP="003F2796">
      <w:pPr>
        <w:pStyle w:val="a1"/>
      </w:pPr>
      <w:r w:rsidRPr="003F2796">
        <w:t xml:space="preserve">        RAISE NOTICE 'Product: %', rec;</w:t>
      </w:r>
    </w:p>
    <w:p w14:paraId="2BD38C30" w14:textId="77777777" w:rsidR="003F2796" w:rsidRPr="003F2796" w:rsidRDefault="003F2796" w:rsidP="003F2796">
      <w:pPr>
        <w:pStyle w:val="a1"/>
      </w:pPr>
      <w:r w:rsidRPr="003F2796">
        <w:t xml:space="preserve">    END LOOP;</w:t>
      </w:r>
    </w:p>
    <w:p w14:paraId="6DB5DFA2" w14:textId="77777777" w:rsidR="003F2796" w:rsidRPr="003F2796" w:rsidRDefault="003F2796" w:rsidP="003F2796">
      <w:pPr>
        <w:pStyle w:val="a1"/>
        <w:rPr>
          <w:lang w:val="ru-RU"/>
        </w:rPr>
      </w:pPr>
      <w:r w:rsidRPr="003F2796">
        <w:rPr>
          <w:lang w:val="ru-RU"/>
        </w:rPr>
        <w:t>END;</w:t>
      </w:r>
    </w:p>
    <w:p w14:paraId="545A2136" w14:textId="3B83E6DB" w:rsidR="0031725B" w:rsidRDefault="003F2796" w:rsidP="0031725B">
      <w:pPr>
        <w:pStyle w:val="a1"/>
        <w:rPr>
          <w:lang w:val="ru-RU"/>
        </w:rPr>
      </w:pPr>
      <w:r w:rsidRPr="003F2796">
        <w:rPr>
          <w:lang w:val="ru-RU"/>
        </w:rPr>
        <w:t>$$;</w:t>
      </w:r>
    </w:p>
    <w:p w14:paraId="2B28E185" w14:textId="35FCD3F4" w:rsidR="0031725B" w:rsidRPr="0031725B" w:rsidRDefault="0031725B" w:rsidP="0031725B">
      <w:pPr>
        <w:spacing w:after="0"/>
        <w:rPr>
          <w:rFonts w:ascii="Courier New" w:hAnsi="Courier New" w:cs="Courier New"/>
          <w:sz w:val="24"/>
          <w:szCs w:val="24"/>
          <w:lang w:val="ru-RU"/>
        </w:rPr>
      </w:pPr>
      <w:r>
        <w:rPr>
          <w:lang w:val="ru-RU"/>
        </w:rPr>
        <w:br w:type="page"/>
      </w:r>
    </w:p>
    <w:p w14:paraId="08194F51" w14:textId="3AF3E60F" w:rsidR="0031725B" w:rsidRPr="00B03439" w:rsidRDefault="0031725B" w:rsidP="00BA5A77">
      <w:pPr>
        <w:pStyle w:val="NoSpacing"/>
      </w:pPr>
      <w:bookmarkStart w:id="53" w:name="_Toc135302870"/>
      <w:r w:rsidRPr="0016276E">
        <w:lastRenderedPageBreak/>
        <w:t xml:space="preserve">Приложение </w:t>
      </w:r>
      <w:r w:rsidR="00664E4A">
        <w:t>Г</w:t>
      </w:r>
      <w:bookmarkEnd w:id="53"/>
    </w:p>
    <w:p w14:paraId="48BE7CE0" w14:textId="374C8787" w:rsidR="0031725B" w:rsidRPr="00863771" w:rsidRDefault="0031725B" w:rsidP="00BA5A77">
      <w:pPr>
        <w:jc w:val="center"/>
        <w:rPr>
          <w:rFonts w:ascii="Times New Roman" w:hAnsi="Times New Roman" w:cs="Times New Roman"/>
          <w:b/>
          <w:bCs/>
          <w:sz w:val="28"/>
          <w:szCs w:val="28"/>
          <w:lang w:val="ru-RU"/>
        </w:rPr>
      </w:pPr>
      <w:r w:rsidRPr="00863771">
        <w:rPr>
          <w:rFonts w:ascii="Times New Roman" w:hAnsi="Times New Roman" w:cs="Times New Roman"/>
          <w:sz w:val="28"/>
          <w:szCs w:val="28"/>
          <w:lang w:val="ru-RU"/>
        </w:rPr>
        <w:t xml:space="preserve">Листинг </w:t>
      </w:r>
      <w:r w:rsidRPr="00863771">
        <w:rPr>
          <w:rFonts w:ascii="Times New Roman" w:hAnsi="Times New Roman" w:cs="Times New Roman"/>
          <w:sz w:val="28"/>
          <w:szCs w:val="28"/>
          <w:shd w:val="clear" w:color="auto" w:fill="FFFFFF"/>
          <w:lang w:val="ru-RU"/>
        </w:rPr>
        <w:t xml:space="preserve">создания </w:t>
      </w:r>
      <w:r w:rsidR="00B03439" w:rsidRPr="00863771">
        <w:rPr>
          <w:rFonts w:ascii="Times New Roman" w:hAnsi="Times New Roman" w:cs="Times New Roman"/>
          <w:sz w:val="28"/>
          <w:szCs w:val="28"/>
          <w:shd w:val="clear" w:color="auto" w:fill="FFFFFF"/>
          <w:lang w:val="ru-RU"/>
        </w:rPr>
        <w:t>функций</w:t>
      </w:r>
    </w:p>
    <w:p w14:paraId="77A1A6AC" w14:textId="77777777" w:rsidR="00B03439" w:rsidRDefault="00B03439" w:rsidP="00B03439">
      <w:pPr>
        <w:pStyle w:val="a1"/>
      </w:pPr>
      <w:r>
        <w:t>CREATE OR REPLACE FUNCTION check_product_availability()</w:t>
      </w:r>
    </w:p>
    <w:p w14:paraId="0F8410B8" w14:textId="77777777" w:rsidR="00B03439" w:rsidRDefault="00B03439" w:rsidP="00B03439">
      <w:pPr>
        <w:pStyle w:val="a1"/>
      </w:pPr>
      <w:r>
        <w:t>RETURNS TRIGGER AS $$</w:t>
      </w:r>
    </w:p>
    <w:p w14:paraId="58821C9D" w14:textId="77777777" w:rsidR="00B03439" w:rsidRDefault="00B03439" w:rsidP="00B03439">
      <w:pPr>
        <w:pStyle w:val="a1"/>
      </w:pPr>
      <w:r>
        <w:t xml:space="preserve">DECLARE </w:t>
      </w:r>
    </w:p>
    <w:p w14:paraId="12908E9A" w14:textId="77777777" w:rsidR="00B03439" w:rsidRDefault="00B03439" w:rsidP="00B03439">
      <w:pPr>
        <w:pStyle w:val="a1"/>
      </w:pPr>
      <w:r>
        <w:t xml:space="preserve">    </w:t>
      </w:r>
      <w:proofErr w:type="spellStart"/>
      <w:r>
        <w:t>product_quantity</w:t>
      </w:r>
      <w:proofErr w:type="spellEnd"/>
      <w:r>
        <w:t xml:space="preserve"> INTEGER;</w:t>
      </w:r>
    </w:p>
    <w:p w14:paraId="4EBB5C12" w14:textId="77777777" w:rsidR="00B03439" w:rsidRDefault="00B03439" w:rsidP="00B03439">
      <w:pPr>
        <w:pStyle w:val="a1"/>
      </w:pPr>
      <w:r>
        <w:t>BEGIN</w:t>
      </w:r>
    </w:p>
    <w:p w14:paraId="04C80C3D" w14:textId="77777777" w:rsidR="00B03439" w:rsidRDefault="00B03439" w:rsidP="00B03439">
      <w:pPr>
        <w:pStyle w:val="a1"/>
      </w:pPr>
      <w:r>
        <w:t xml:space="preserve">    SELECT quantity INTO </w:t>
      </w:r>
      <w:proofErr w:type="spellStart"/>
      <w:r>
        <w:t>product_quantity</w:t>
      </w:r>
      <w:proofErr w:type="spellEnd"/>
      <w:r>
        <w:t xml:space="preserve"> FROM base_product WHERE id = </w:t>
      </w:r>
      <w:proofErr w:type="spellStart"/>
      <w:r>
        <w:t>NEW.product_id</w:t>
      </w:r>
      <w:proofErr w:type="spellEnd"/>
      <w:r>
        <w:t>;</w:t>
      </w:r>
    </w:p>
    <w:p w14:paraId="098A30A4" w14:textId="77777777" w:rsidR="00B03439" w:rsidRDefault="00B03439" w:rsidP="00B03439">
      <w:pPr>
        <w:pStyle w:val="a1"/>
      </w:pPr>
      <w:r>
        <w:t xml:space="preserve">    IF </w:t>
      </w:r>
      <w:proofErr w:type="spellStart"/>
      <w:r>
        <w:t>product_quantity</w:t>
      </w:r>
      <w:proofErr w:type="spellEnd"/>
      <w:r>
        <w:t xml:space="preserve"> &lt; 1 THEN </w:t>
      </w:r>
    </w:p>
    <w:p w14:paraId="1578CB10" w14:textId="77777777" w:rsidR="00B03439" w:rsidRDefault="00B03439" w:rsidP="00B03439">
      <w:pPr>
        <w:pStyle w:val="a1"/>
      </w:pPr>
      <w:r>
        <w:t xml:space="preserve">        RAISE EXCEPTION 'Product is out of stock';</w:t>
      </w:r>
    </w:p>
    <w:p w14:paraId="5612E33A" w14:textId="77777777" w:rsidR="00B03439" w:rsidRDefault="00B03439" w:rsidP="00B03439">
      <w:pPr>
        <w:pStyle w:val="a1"/>
      </w:pPr>
      <w:r>
        <w:t xml:space="preserve">    END IF;</w:t>
      </w:r>
    </w:p>
    <w:p w14:paraId="2DA40DAD" w14:textId="77777777" w:rsidR="00B03439" w:rsidRDefault="00B03439" w:rsidP="00B03439">
      <w:pPr>
        <w:pStyle w:val="a1"/>
      </w:pPr>
      <w:r>
        <w:t xml:space="preserve">    RETURN NEW;</w:t>
      </w:r>
    </w:p>
    <w:p w14:paraId="09AD6504" w14:textId="77777777" w:rsidR="00B03439" w:rsidRDefault="00B03439" w:rsidP="00B03439">
      <w:pPr>
        <w:pStyle w:val="a1"/>
      </w:pPr>
      <w:r>
        <w:t>END;</w:t>
      </w:r>
    </w:p>
    <w:p w14:paraId="5C0902A6" w14:textId="77777777" w:rsidR="00B03439" w:rsidRDefault="00B03439" w:rsidP="00B03439">
      <w:pPr>
        <w:pStyle w:val="a1"/>
      </w:pPr>
      <w:r>
        <w:t>$$ LANGUAGE plpgsql;</w:t>
      </w:r>
    </w:p>
    <w:p w14:paraId="589AA19B" w14:textId="77777777" w:rsidR="00B03439" w:rsidRDefault="00B03439" w:rsidP="00B03439">
      <w:pPr>
        <w:pStyle w:val="a1"/>
      </w:pPr>
    </w:p>
    <w:p w14:paraId="2A7F7B15" w14:textId="77777777" w:rsidR="00B03439" w:rsidRDefault="00B03439" w:rsidP="00B03439">
      <w:pPr>
        <w:pStyle w:val="a1"/>
      </w:pPr>
    </w:p>
    <w:p w14:paraId="702D0AAC" w14:textId="3F368B01" w:rsidR="00B03439" w:rsidRDefault="00B03439" w:rsidP="00B03439">
      <w:pPr>
        <w:pStyle w:val="a1"/>
      </w:pPr>
      <w:r>
        <w:t>CREATE OR REPLACE FUNCTION update_payment_status()</w:t>
      </w:r>
    </w:p>
    <w:p w14:paraId="0AFF5D27" w14:textId="77777777" w:rsidR="00B03439" w:rsidRDefault="00B03439" w:rsidP="00B03439">
      <w:pPr>
        <w:pStyle w:val="a1"/>
      </w:pPr>
      <w:r>
        <w:t>RETURNS TRIGGER AS $$</w:t>
      </w:r>
    </w:p>
    <w:p w14:paraId="01A54D9B" w14:textId="77777777" w:rsidR="00B03439" w:rsidRDefault="00B03439" w:rsidP="00B03439">
      <w:pPr>
        <w:pStyle w:val="a1"/>
      </w:pPr>
      <w:r>
        <w:t>BEGIN</w:t>
      </w:r>
    </w:p>
    <w:p w14:paraId="3D9EDBC5" w14:textId="77777777" w:rsidR="00B03439" w:rsidRDefault="00B03439" w:rsidP="00B03439">
      <w:pPr>
        <w:pStyle w:val="a1"/>
      </w:pPr>
      <w:r>
        <w:t xml:space="preserve">    IF NEW.status = 'Paid' THEN</w:t>
      </w:r>
    </w:p>
    <w:p w14:paraId="1261F1B5" w14:textId="77777777" w:rsidR="00B03439" w:rsidRDefault="00B03439" w:rsidP="00B03439">
      <w:pPr>
        <w:pStyle w:val="a1"/>
      </w:pPr>
      <w:r>
        <w:t xml:space="preserve">        </w:t>
      </w:r>
      <w:proofErr w:type="spellStart"/>
      <w:r>
        <w:t>NEW."isPaid</w:t>
      </w:r>
      <w:proofErr w:type="spellEnd"/>
      <w:r>
        <w:t>" := TRUE;</w:t>
      </w:r>
    </w:p>
    <w:p w14:paraId="5282633A" w14:textId="77777777" w:rsidR="00B03439" w:rsidRDefault="00B03439" w:rsidP="00B03439">
      <w:pPr>
        <w:pStyle w:val="a1"/>
      </w:pPr>
      <w:r>
        <w:t xml:space="preserve">    END IF;</w:t>
      </w:r>
    </w:p>
    <w:p w14:paraId="6F2583EE" w14:textId="77777777" w:rsidR="00B03439" w:rsidRDefault="00B03439" w:rsidP="00B03439">
      <w:pPr>
        <w:pStyle w:val="a1"/>
      </w:pPr>
      <w:r>
        <w:t xml:space="preserve">    RETURN NEW;</w:t>
      </w:r>
    </w:p>
    <w:p w14:paraId="0D4335D4" w14:textId="77777777" w:rsidR="00B03439" w:rsidRDefault="00B03439" w:rsidP="00B03439">
      <w:pPr>
        <w:pStyle w:val="a1"/>
      </w:pPr>
      <w:r>
        <w:t>END;</w:t>
      </w:r>
    </w:p>
    <w:p w14:paraId="6674BCF0" w14:textId="77777777" w:rsidR="00B03439" w:rsidRDefault="00B03439" w:rsidP="00B03439">
      <w:pPr>
        <w:pStyle w:val="a1"/>
      </w:pPr>
      <w:r>
        <w:t>$$ LANGUAGE plpgsql;</w:t>
      </w:r>
    </w:p>
    <w:p w14:paraId="49454CC7" w14:textId="77777777" w:rsidR="00B03439" w:rsidRDefault="00B03439" w:rsidP="00B03439">
      <w:pPr>
        <w:pStyle w:val="a1"/>
      </w:pPr>
    </w:p>
    <w:p w14:paraId="36623236" w14:textId="77777777" w:rsidR="00B03439" w:rsidRDefault="00B03439" w:rsidP="00B03439">
      <w:pPr>
        <w:pStyle w:val="a1"/>
      </w:pPr>
    </w:p>
    <w:p w14:paraId="264EFFF5" w14:textId="029F5A92" w:rsidR="00B03439" w:rsidRDefault="00B03439" w:rsidP="00B03439">
      <w:pPr>
        <w:pStyle w:val="a1"/>
      </w:pPr>
      <w:r>
        <w:t>CREATE OR REPLACE FUNCTION update_product_quantity()</w:t>
      </w:r>
    </w:p>
    <w:p w14:paraId="3FBE2D1A" w14:textId="77777777" w:rsidR="00B03439" w:rsidRDefault="00B03439" w:rsidP="00B03439">
      <w:pPr>
        <w:pStyle w:val="a1"/>
      </w:pPr>
      <w:r>
        <w:t>RETURNS TRIGGER AS $$</w:t>
      </w:r>
    </w:p>
    <w:p w14:paraId="7DD502C7" w14:textId="77777777" w:rsidR="00B03439" w:rsidRDefault="00B03439" w:rsidP="00B03439">
      <w:pPr>
        <w:pStyle w:val="a1"/>
      </w:pPr>
      <w:r>
        <w:t>BEGIN</w:t>
      </w:r>
    </w:p>
    <w:p w14:paraId="6FD87F4E" w14:textId="77777777" w:rsidR="00B03439" w:rsidRDefault="00B03439" w:rsidP="00B03439">
      <w:pPr>
        <w:pStyle w:val="a1"/>
      </w:pPr>
      <w:r>
        <w:t xml:space="preserve">    UPDATE base_product SET quantity = quantity - 1 WHERE id = </w:t>
      </w:r>
      <w:proofErr w:type="spellStart"/>
      <w:r>
        <w:t>NEW.product_id</w:t>
      </w:r>
      <w:proofErr w:type="spellEnd"/>
      <w:r>
        <w:t>;</w:t>
      </w:r>
    </w:p>
    <w:p w14:paraId="5F98CCA5" w14:textId="77777777" w:rsidR="00B03439" w:rsidRDefault="00B03439" w:rsidP="00B03439">
      <w:pPr>
        <w:pStyle w:val="a1"/>
      </w:pPr>
      <w:r>
        <w:t xml:space="preserve">    RETURN NEW;</w:t>
      </w:r>
    </w:p>
    <w:p w14:paraId="03EFB2C8" w14:textId="77777777" w:rsidR="00B03439" w:rsidRDefault="00B03439" w:rsidP="00B03439">
      <w:pPr>
        <w:pStyle w:val="a1"/>
      </w:pPr>
      <w:r>
        <w:t>END;</w:t>
      </w:r>
    </w:p>
    <w:p w14:paraId="1DAA5828" w14:textId="77777777" w:rsidR="00B03439" w:rsidRDefault="00B03439" w:rsidP="00B03439">
      <w:pPr>
        <w:pStyle w:val="a1"/>
      </w:pPr>
      <w:r>
        <w:t>$$ LANGUAGE plpgsql;</w:t>
      </w:r>
    </w:p>
    <w:p w14:paraId="49A37F8A" w14:textId="77777777" w:rsidR="00B03439" w:rsidRDefault="00B03439" w:rsidP="00B03439">
      <w:pPr>
        <w:pStyle w:val="a1"/>
      </w:pPr>
    </w:p>
    <w:p w14:paraId="37B14273" w14:textId="77777777" w:rsidR="00B03439" w:rsidRDefault="00B03439" w:rsidP="00B03439">
      <w:pPr>
        <w:pStyle w:val="a1"/>
      </w:pPr>
    </w:p>
    <w:p w14:paraId="75C14524" w14:textId="2060ABF3" w:rsidR="00B03439" w:rsidRDefault="00B03439" w:rsidP="00B03439">
      <w:pPr>
        <w:pStyle w:val="a1"/>
      </w:pPr>
      <w:r>
        <w:t>CREATE OR REPLACE FUNCTION update_delivery_status()</w:t>
      </w:r>
    </w:p>
    <w:p w14:paraId="12866D5E" w14:textId="77777777" w:rsidR="00B03439" w:rsidRDefault="00B03439" w:rsidP="00B03439">
      <w:pPr>
        <w:pStyle w:val="a1"/>
      </w:pPr>
      <w:r>
        <w:t>RETURNS TRIGGER AS $$</w:t>
      </w:r>
    </w:p>
    <w:p w14:paraId="4A1E6938" w14:textId="77777777" w:rsidR="00B03439" w:rsidRDefault="00B03439" w:rsidP="00B03439">
      <w:pPr>
        <w:pStyle w:val="a1"/>
      </w:pPr>
      <w:r>
        <w:t>BEGIN</w:t>
      </w:r>
    </w:p>
    <w:p w14:paraId="0BB75A6B" w14:textId="77777777" w:rsidR="00B03439" w:rsidRDefault="00B03439" w:rsidP="00B03439">
      <w:pPr>
        <w:pStyle w:val="a1"/>
      </w:pPr>
      <w:r>
        <w:t xml:space="preserve">    IF NEW.status = 'Delivered' THEN</w:t>
      </w:r>
    </w:p>
    <w:p w14:paraId="141482E1" w14:textId="77777777" w:rsidR="00B03439" w:rsidRDefault="00B03439" w:rsidP="00B03439">
      <w:pPr>
        <w:pStyle w:val="a1"/>
      </w:pPr>
      <w:r>
        <w:t xml:space="preserve">        </w:t>
      </w:r>
      <w:proofErr w:type="spellStart"/>
      <w:r>
        <w:t>NEW."isDelivered</w:t>
      </w:r>
      <w:proofErr w:type="spellEnd"/>
      <w:r>
        <w:t>" := TRUE;</w:t>
      </w:r>
    </w:p>
    <w:p w14:paraId="71EDBA91" w14:textId="77777777" w:rsidR="00B03439" w:rsidRDefault="00B03439" w:rsidP="00B03439">
      <w:pPr>
        <w:pStyle w:val="a1"/>
      </w:pPr>
      <w:r>
        <w:t xml:space="preserve">    END IF;</w:t>
      </w:r>
    </w:p>
    <w:p w14:paraId="481B3BCB" w14:textId="77777777" w:rsidR="00B03439" w:rsidRDefault="00B03439" w:rsidP="00B03439">
      <w:pPr>
        <w:pStyle w:val="a1"/>
      </w:pPr>
      <w:r>
        <w:t xml:space="preserve">    RETURN NEW;</w:t>
      </w:r>
    </w:p>
    <w:p w14:paraId="71C75E14" w14:textId="30D484E0" w:rsidR="00B468B7" w:rsidRPr="00B468B7" w:rsidRDefault="00B468B7" w:rsidP="00B468B7">
      <w:pPr>
        <w:spacing w:after="0"/>
        <w:rPr>
          <w:rFonts w:ascii="Courier New" w:hAnsi="Courier New" w:cs="Courier New"/>
          <w:sz w:val="24"/>
          <w:szCs w:val="24"/>
        </w:rPr>
      </w:pPr>
      <w:r>
        <w:br w:type="page"/>
      </w:r>
    </w:p>
    <w:p w14:paraId="57D1C2F8" w14:textId="77777777" w:rsidR="00B03439" w:rsidRDefault="00B03439" w:rsidP="00B03439">
      <w:pPr>
        <w:pStyle w:val="a1"/>
      </w:pPr>
      <w:r>
        <w:lastRenderedPageBreak/>
        <w:t>END;</w:t>
      </w:r>
    </w:p>
    <w:p w14:paraId="25319756" w14:textId="77777777" w:rsidR="00B03439" w:rsidRDefault="00B03439" w:rsidP="00B03439">
      <w:pPr>
        <w:pStyle w:val="a1"/>
      </w:pPr>
      <w:r>
        <w:t>$$ LANGUAGE plpgsql;</w:t>
      </w:r>
    </w:p>
    <w:p w14:paraId="59F05FDE" w14:textId="77777777" w:rsidR="00B03439" w:rsidRDefault="00B03439" w:rsidP="0031725B">
      <w:pPr>
        <w:pStyle w:val="a1"/>
      </w:pPr>
    </w:p>
    <w:p w14:paraId="2F3103CD" w14:textId="77777777" w:rsidR="00B03439" w:rsidRDefault="00B03439" w:rsidP="00B03439">
      <w:pPr>
        <w:pStyle w:val="a1"/>
      </w:pPr>
      <w:r>
        <w:t>CREATE OR REPLACE FUNCTION update_order_status() RETURNS TRIGGER AS $$</w:t>
      </w:r>
    </w:p>
    <w:p w14:paraId="066BA5CB" w14:textId="77777777" w:rsidR="00B03439" w:rsidRDefault="00B03439" w:rsidP="00B03439">
      <w:pPr>
        <w:pStyle w:val="a1"/>
      </w:pPr>
      <w:r>
        <w:t>BEGIN</w:t>
      </w:r>
    </w:p>
    <w:p w14:paraId="6AC419CF" w14:textId="77777777" w:rsidR="00B03439" w:rsidRDefault="00B03439" w:rsidP="00B03439">
      <w:pPr>
        <w:pStyle w:val="a1"/>
      </w:pPr>
      <w:r>
        <w:t xml:space="preserve">    IF </w:t>
      </w:r>
      <w:proofErr w:type="spellStart"/>
      <w:r>
        <w:t>NEW."deliveryTime</w:t>
      </w:r>
      <w:proofErr w:type="spellEnd"/>
      <w:r>
        <w:t xml:space="preserve">" &lt;= </w:t>
      </w:r>
      <w:proofErr w:type="spellStart"/>
      <w:r>
        <w:t>current_timestamp</w:t>
      </w:r>
      <w:proofErr w:type="spellEnd"/>
      <w:r>
        <w:t xml:space="preserve"> AND </w:t>
      </w:r>
      <w:proofErr w:type="spellStart"/>
      <w:r>
        <w:t>NEW."status</w:t>
      </w:r>
      <w:proofErr w:type="spellEnd"/>
      <w:r>
        <w:t>" != 'Delivered' THEN</w:t>
      </w:r>
    </w:p>
    <w:p w14:paraId="001F1BD4" w14:textId="77777777" w:rsidR="00B03439" w:rsidRDefault="00B03439" w:rsidP="00B03439">
      <w:pPr>
        <w:pStyle w:val="a1"/>
      </w:pPr>
      <w:r>
        <w:t xml:space="preserve">        </w:t>
      </w:r>
      <w:proofErr w:type="spellStart"/>
      <w:r>
        <w:t>NEW."status</w:t>
      </w:r>
      <w:proofErr w:type="spellEnd"/>
      <w:r>
        <w:t>" := 'Delivered';</w:t>
      </w:r>
    </w:p>
    <w:p w14:paraId="447B50A2" w14:textId="77777777" w:rsidR="00B03439" w:rsidRDefault="00B03439" w:rsidP="00B03439">
      <w:pPr>
        <w:pStyle w:val="a1"/>
      </w:pPr>
      <w:r>
        <w:t xml:space="preserve">        </w:t>
      </w:r>
      <w:proofErr w:type="spellStart"/>
      <w:r>
        <w:t>NEW."isDelivered</w:t>
      </w:r>
      <w:proofErr w:type="spellEnd"/>
      <w:r>
        <w:t>" := TRUE;</w:t>
      </w:r>
    </w:p>
    <w:p w14:paraId="49D12EAB" w14:textId="77777777" w:rsidR="00B03439" w:rsidRDefault="00B03439" w:rsidP="00B03439">
      <w:pPr>
        <w:pStyle w:val="a1"/>
      </w:pPr>
      <w:r>
        <w:t xml:space="preserve">        </w:t>
      </w:r>
      <w:proofErr w:type="spellStart"/>
      <w:r>
        <w:t>NEW."deliveredAt</w:t>
      </w:r>
      <w:proofErr w:type="spellEnd"/>
      <w:r>
        <w:t xml:space="preserve">" := </w:t>
      </w:r>
      <w:proofErr w:type="spellStart"/>
      <w:r>
        <w:t>current_timestamp</w:t>
      </w:r>
      <w:proofErr w:type="spellEnd"/>
      <w:r>
        <w:t>;</w:t>
      </w:r>
    </w:p>
    <w:p w14:paraId="78F839D9" w14:textId="77777777" w:rsidR="00B03439" w:rsidRDefault="00B03439" w:rsidP="00B03439">
      <w:pPr>
        <w:pStyle w:val="a1"/>
      </w:pPr>
      <w:r>
        <w:t xml:space="preserve">        RAISE NOTICE 'Order % is now Delivered', </w:t>
      </w:r>
      <w:proofErr w:type="spellStart"/>
      <w:r>
        <w:t>NEW."_id</w:t>
      </w:r>
      <w:proofErr w:type="spellEnd"/>
      <w:r>
        <w:t>";</w:t>
      </w:r>
    </w:p>
    <w:p w14:paraId="65D030F7" w14:textId="77777777" w:rsidR="00B03439" w:rsidRDefault="00B03439" w:rsidP="00B03439">
      <w:pPr>
        <w:pStyle w:val="a1"/>
      </w:pPr>
      <w:r>
        <w:t xml:space="preserve">    ELSIF </w:t>
      </w:r>
      <w:proofErr w:type="spellStart"/>
      <w:r>
        <w:t>NEW."deliveryTime</w:t>
      </w:r>
      <w:proofErr w:type="spellEnd"/>
      <w:r>
        <w:t xml:space="preserve">" &gt; </w:t>
      </w:r>
      <w:proofErr w:type="spellStart"/>
      <w:r>
        <w:t>current_timestamp</w:t>
      </w:r>
      <w:proofErr w:type="spellEnd"/>
      <w:r>
        <w:t xml:space="preserve"> AT TIME ZONE 'UTC' AND </w:t>
      </w:r>
      <w:proofErr w:type="spellStart"/>
      <w:r>
        <w:t>NEW."status</w:t>
      </w:r>
      <w:proofErr w:type="spellEnd"/>
      <w:r>
        <w:t>" = 'Delivered' THEN</w:t>
      </w:r>
    </w:p>
    <w:p w14:paraId="7EF36CBC" w14:textId="77777777" w:rsidR="00B03439" w:rsidRDefault="00B03439" w:rsidP="00B03439">
      <w:pPr>
        <w:pStyle w:val="a1"/>
      </w:pPr>
      <w:r>
        <w:t xml:space="preserve">        RAISE NOTICE 'Order % should not be Delivered yet', </w:t>
      </w:r>
      <w:proofErr w:type="spellStart"/>
      <w:r>
        <w:t>NEW."_id</w:t>
      </w:r>
      <w:proofErr w:type="spellEnd"/>
      <w:r>
        <w:t>";</w:t>
      </w:r>
    </w:p>
    <w:p w14:paraId="5B9F75E9" w14:textId="77777777" w:rsidR="00B03439" w:rsidRDefault="00B03439" w:rsidP="00B03439">
      <w:pPr>
        <w:pStyle w:val="a1"/>
      </w:pPr>
      <w:r>
        <w:t xml:space="preserve">    END IF;</w:t>
      </w:r>
    </w:p>
    <w:p w14:paraId="0F7B512D" w14:textId="77777777" w:rsidR="00B03439" w:rsidRDefault="00B03439" w:rsidP="00B03439">
      <w:pPr>
        <w:pStyle w:val="a1"/>
      </w:pPr>
      <w:r>
        <w:t xml:space="preserve">    RETURN NEW;</w:t>
      </w:r>
    </w:p>
    <w:p w14:paraId="08E5E38C" w14:textId="77777777" w:rsidR="00B03439" w:rsidRDefault="00B03439" w:rsidP="00B03439">
      <w:pPr>
        <w:pStyle w:val="a1"/>
      </w:pPr>
      <w:r>
        <w:t>END;</w:t>
      </w:r>
    </w:p>
    <w:p w14:paraId="76572E2C" w14:textId="77777777" w:rsidR="00B03439" w:rsidRDefault="00B03439" w:rsidP="00B03439">
      <w:pPr>
        <w:pStyle w:val="a1"/>
      </w:pPr>
      <w:r>
        <w:t>$$ LANGUAGE plpgsql;</w:t>
      </w:r>
    </w:p>
    <w:p w14:paraId="49379E50" w14:textId="77777777" w:rsidR="00B03439" w:rsidRDefault="00B03439" w:rsidP="0031725B">
      <w:pPr>
        <w:pStyle w:val="a1"/>
      </w:pPr>
    </w:p>
    <w:p w14:paraId="5A608634" w14:textId="759AA84E" w:rsidR="0031725B" w:rsidRPr="0031725B" w:rsidRDefault="0031725B" w:rsidP="0031725B">
      <w:pPr>
        <w:pStyle w:val="a1"/>
      </w:pPr>
      <w:r w:rsidRPr="0031725B">
        <w:t>CREATE OR REPLACE FUNCTION register_courier(</w:t>
      </w:r>
    </w:p>
    <w:p w14:paraId="44095F65" w14:textId="77777777" w:rsidR="0031725B" w:rsidRPr="0031725B" w:rsidRDefault="0031725B" w:rsidP="0031725B">
      <w:pPr>
        <w:pStyle w:val="a1"/>
      </w:pPr>
      <w:r w:rsidRPr="0031725B">
        <w:t xml:space="preserve">    courier_name VARCHAR, </w:t>
      </w:r>
    </w:p>
    <w:p w14:paraId="369D6BC0" w14:textId="77777777" w:rsidR="0031725B" w:rsidRPr="0031725B" w:rsidRDefault="0031725B" w:rsidP="0031725B">
      <w:pPr>
        <w:pStyle w:val="a1"/>
      </w:pPr>
      <w:r w:rsidRPr="0031725B">
        <w:t xml:space="preserve">    user_name VARCHAR,</w:t>
      </w:r>
    </w:p>
    <w:p w14:paraId="503B7838" w14:textId="77777777" w:rsidR="0031725B" w:rsidRPr="0031725B" w:rsidRDefault="0031725B" w:rsidP="0031725B">
      <w:pPr>
        <w:pStyle w:val="a1"/>
      </w:pPr>
      <w:r w:rsidRPr="0031725B">
        <w:tab/>
        <w:t>first_name VARCHAR,</w:t>
      </w:r>
    </w:p>
    <w:p w14:paraId="147FE386" w14:textId="77777777" w:rsidR="0031725B" w:rsidRPr="0031725B" w:rsidRDefault="0031725B" w:rsidP="0031725B">
      <w:pPr>
        <w:pStyle w:val="a1"/>
      </w:pPr>
      <w:r w:rsidRPr="0031725B">
        <w:tab/>
        <w:t>last_name VARCHAR,</w:t>
      </w:r>
    </w:p>
    <w:p w14:paraId="094843BB" w14:textId="77777777" w:rsidR="0031725B" w:rsidRPr="0031725B" w:rsidRDefault="0031725B" w:rsidP="0031725B">
      <w:pPr>
        <w:pStyle w:val="a1"/>
      </w:pPr>
      <w:r w:rsidRPr="0031725B">
        <w:t xml:space="preserve">    user_password VARCHAR, </w:t>
      </w:r>
    </w:p>
    <w:p w14:paraId="345B0B51" w14:textId="77777777" w:rsidR="0031725B" w:rsidRPr="0031725B" w:rsidRDefault="0031725B" w:rsidP="0031725B">
      <w:pPr>
        <w:pStyle w:val="a1"/>
      </w:pPr>
      <w:r w:rsidRPr="0031725B">
        <w:t xml:space="preserve">    user_email VARCHAR</w:t>
      </w:r>
    </w:p>
    <w:p w14:paraId="23CDE69D" w14:textId="77777777" w:rsidR="0031725B" w:rsidRPr="0031725B" w:rsidRDefault="0031725B" w:rsidP="0031725B">
      <w:pPr>
        <w:pStyle w:val="a1"/>
      </w:pPr>
      <w:r w:rsidRPr="0031725B">
        <w:t>) RETURNS VOID AS $$</w:t>
      </w:r>
    </w:p>
    <w:p w14:paraId="2D14D3C0" w14:textId="77777777" w:rsidR="0031725B" w:rsidRPr="0031725B" w:rsidRDefault="0031725B" w:rsidP="0031725B">
      <w:pPr>
        <w:pStyle w:val="a1"/>
      </w:pPr>
      <w:r w:rsidRPr="0031725B">
        <w:t>BEGIN</w:t>
      </w:r>
    </w:p>
    <w:p w14:paraId="130C47DE" w14:textId="77777777" w:rsidR="0031725B" w:rsidRPr="0031725B" w:rsidRDefault="0031725B" w:rsidP="0031725B">
      <w:pPr>
        <w:pStyle w:val="a1"/>
      </w:pPr>
    </w:p>
    <w:p w14:paraId="592DBE54" w14:textId="77777777" w:rsidR="0031725B" w:rsidRPr="0031725B" w:rsidRDefault="0031725B" w:rsidP="0031725B">
      <w:pPr>
        <w:pStyle w:val="a1"/>
      </w:pPr>
      <w:r w:rsidRPr="0031725B">
        <w:t xml:space="preserve">    INSERT INTO auth_user (username,first_name,last_name, password, email, is_staff, is_active, is_superuser, date_joined)</w:t>
      </w:r>
    </w:p>
    <w:p w14:paraId="4AEB7C93" w14:textId="77777777" w:rsidR="0031725B" w:rsidRPr="0031725B" w:rsidRDefault="0031725B" w:rsidP="0031725B">
      <w:pPr>
        <w:pStyle w:val="a1"/>
      </w:pPr>
      <w:r w:rsidRPr="0031725B">
        <w:t xml:space="preserve">    VALUES (user_name,first_name,last_name,  user_password, user_email, FALSE, TRUE, FALSE, NOW());</w:t>
      </w:r>
    </w:p>
    <w:p w14:paraId="4716E7FF" w14:textId="77777777" w:rsidR="0031725B" w:rsidRPr="0031725B" w:rsidRDefault="0031725B" w:rsidP="0031725B">
      <w:pPr>
        <w:pStyle w:val="a1"/>
      </w:pPr>
    </w:p>
    <w:p w14:paraId="54CEFE3F" w14:textId="77777777" w:rsidR="0031725B" w:rsidRPr="0031725B" w:rsidRDefault="0031725B" w:rsidP="0031725B">
      <w:pPr>
        <w:pStyle w:val="a1"/>
      </w:pPr>
      <w:r w:rsidRPr="0031725B">
        <w:t xml:space="preserve">    INSERT INTO base_courier (user_id, name, active)</w:t>
      </w:r>
    </w:p>
    <w:p w14:paraId="23FCA436" w14:textId="77777777" w:rsidR="0031725B" w:rsidRPr="0031725B" w:rsidRDefault="0031725B" w:rsidP="0031725B">
      <w:pPr>
        <w:pStyle w:val="a1"/>
      </w:pPr>
      <w:r w:rsidRPr="0031725B">
        <w:t xml:space="preserve">    VALUES ((SELECT id FROM auth_user WHERE username = user_name), courier_name, TRUE);</w:t>
      </w:r>
    </w:p>
    <w:p w14:paraId="2E345F9E" w14:textId="77777777" w:rsidR="0031725B" w:rsidRPr="00BC6A45" w:rsidRDefault="0031725B" w:rsidP="0031725B">
      <w:pPr>
        <w:pStyle w:val="a1"/>
      </w:pPr>
      <w:r w:rsidRPr="00BC6A45">
        <w:t>END;</w:t>
      </w:r>
    </w:p>
    <w:p w14:paraId="34DDC965" w14:textId="21F8BF0E" w:rsidR="00483728" w:rsidRPr="00BC6A45" w:rsidRDefault="0031725B" w:rsidP="0031725B">
      <w:pPr>
        <w:pStyle w:val="a1"/>
        <w:ind w:firstLine="0"/>
      </w:pPr>
      <w:r w:rsidRPr="00BC6A45">
        <w:t>$$ LANGUAGE plpgsql;</w:t>
      </w:r>
    </w:p>
    <w:p w14:paraId="63C64A49" w14:textId="77777777" w:rsidR="001953EF" w:rsidRPr="001953EF" w:rsidRDefault="001953EF" w:rsidP="001953EF">
      <w:pPr>
        <w:pStyle w:val="a1"/>
      </w:pPr>
      <w:r w:rsidRPr="001953EF">
        <w:t xml:space="preserve">CREATE OR REPLACE FUNCTION </w:t>
      </w:r>
      <w:proofErr w:type="spellStart"/>
      <w:r w:rsidRPr="001953EF">
        <w:t>check_table_size</w:t>
      </w:r>
      <w:proofErr w:type="spellEnd"/>
      <w:r w:rsidRPr="001953EF">
        <w:t>(</w:t>
      </w:r>
      <w:proofErr w:type="spellStart"/>
      <w:r w:rsidRPr="001953EF">
        <w:t>in_table_name</w:t>
      </w:r>
      <w:proofErr w:type="spellEnd"/>
      <w:r w:rsidRPr="001953EF">
        <w:t xml:space="preserve"> TEXT)</w:t>
      </w:r>
    </w:p>
    <w:p w14:paraId="491CC7EF" w14:textId="77777777" w:rsidR="001953EF" w:rsidRPr="001953EF" w:rsidRDefault="001953EF" w:rsidP="001953EF">
      <w:pPr>
        <w:pStyle w:val="a1"/>
      </w:pPr>
      <w:r w:rsidRPr="001953EF">
        <w:t>RETURNS TABLE(</w:t>
      </w:r>
      <w:proofErr w:type="spellStart"/>
      <w:r w:rsidRPr="001953EF">
        <w:t>table_name</w:t>
      </w:r>
      <w:proofErr w:type="spellEnd"/>
      <w:r w:rsidRPr="001953EF">
        <w:t xml:space="preserve"> TEXT, </w:t>
      </w:r>
      <w:proofErr w:type="spellStart"/>
      <w:r w:rsidRPr="001953EF">
        <w:t>size_bytes</w:t>
      </w:r>
      <w:proofErr w:type="spellEnd"/>
      <w:r w:rsidRPr="001953EF">
        <w:t xml:space="preserve"> BIGINT) AS $$</w:t>
      </w:r>
    </w:p>
    <w:p w14:paraId="702EE780" w14:textId="77777777" w:rsidR="001953EF" w:rsidRPr="001953EF" w:rsidRDefault="001953EF" w:rsidP="001953EF">
      <w:pPr>
        <w:pStyle w:val="a1"/>
      </w:pPr>
      <w:r w:rsidRPr="001953EF">
        <w:t>BEGIN</w:t>
      </w:r>
    </w:p>
    <w:p w14:paraId="527404DF" w14:textId="77777777" w:rsidR="001953EF" w:rsidRPr="001953EF" w:rsidRDefault="001953EF" w:rsidP="001953EF">
      <w:pPr>
        <w:pStyle w:val="a1"/>
      </w:pPr>
      <w:r w:rsidRPr="001953EF">
        <w:t xml:space="preserve">    RETURN QUERY</w:t>
      </w:r>
    </w:p>
    <w:p w14:paraId="47EBC417" w14:textId="77777777" w:rsidR="001953EF" w:rsidRPr="001953EF" w:rsidRDefault="001953EF" w:rsidP="001953EF">
      <w:pPr>
        <w:pStyle w:val="a1"/>
      </w:pPr>
      <w:r w:rsidRPr="001953EF">
        <w:t xml:space="preserve">    SELECT CAST(</w:t>
      </w:r>
      <w:proofErr w:type="spellStart"/>
      <w:r w:rsidRPr="001953EF">
        <w:t>t.table_name</w:t>
      </w:r>
      <w:proofErr w:type="spellEnd"/>
      <w:r w:rsidRPr="001953EF">
        <w:t xml:space="preserve"> AS TEXT), </w:t>
      </w:r>
      <w:proofErr w:type="spellStart"/>
      <w:r w:rsidRPr="001953EF">
        <w:t>pg_total_relation_size</w:t>
      </w:r>
      <w:proofErr w:type="spellEnd"/>
      <w:r w:rsidRPr="001953EF">
        <w:t>(</w:t>
      </w:r>
      <w:proofErr w:type="spellStart"/>
      <w:r w:rsidRPr="001953EF">
        <w:t>t.table_name</w:t>
      </w:r>
      <w:proofErr w:type="spellEnd"/>
      <w:r w:rsidRPr="001953EF">
        <w:t>::regclass)</w:t>
      </w:r>
    </w:p>
    <w:p w14:paraId="3ACE8178" w14:textId="77777777" w:rsidR="001953EF" w:rsidRPr="001953EF" w:rsidRDefault="001953EF" w:rsidP="001953EF">
      <w:pPr>
        <w:pStyle w:val="a1"/>
      </w:pPr>
      <w:r w:rsidRPr="001953EF">
        <w:t xml:space="preserve">    FROM </w:t>
      </w:r>
      <w:proofErr w:type="spellStart"/>
      <w:r w:rsidRPr="001953EF">
        <w:t>information_schema.tables</w:t>
      </w:r>
      <w:proofErr w:type="spellEnd"/>
      <w:r w:rsidRPr="001953EF">
        <w:t xml:space="preserve"> AS t</w:t>
      </w:r>
    </w:p>
    <w:p w14:paraId="1F49ADA4" w14:textId="77777777" w:rsidR="001953EF" w:rsidRPr="001953EF" w:rsidRDefault="001953EF" w:rsidP="001953EF">
      <w:pPr>
        <w:pStyle w:val="a1"/>
      </w:pPr>
      <w:r w:rsidRPr="001953EF">
        <w:t xml:space="preserve">    WHERE </w:t>
      </w:r>
      <w:proofErr w:type="spellStart"/>
      <w:r w:rsidRPr="001953EF">
        <w:t>t.table_schema</w:t>
      </w:r>
      <w:proofErr w:type="spellEnd"/>
      <w:r w:rsidRPr="001953EF">
        <w:t xml:space="preserve"> = 'public'</w:t>
      </w:r>
    </w:p>
    <w:p w14:paraId="68972645" w14:textId="77777777" w:rsidR="001953EF" w:rsidRDefault="001953EF" w:rsidP="001953EF">
      <w:pPr>
        <w:pStyle w:val="a1"/>
      </w:pPr>
      <w:r w:rsidRPr="001953EF">
        <w:t xml:space="preserve">    AND </w:t>
      </w:r>
      <w:proofErr w:type="spellStart"/>
      <w:r w:rsidRPr="001953EF">
        <w:t>t.table_name</w:t>
      </w:r>
      <w:proofErr w:type="spellEnd"/>
      <w:r w:rsidRPr="001953EF">
        <w:t xml:space="preserve"> = </w:t>
      </w:r>
      <w:proofErr w:type="spellStart"/>
      <w:r w:rsidRPr="001953EF">
        <w:t>in_table_name</w:t>
      </w:r>
      <w:proofErr w:type="spellEnd"/>
    </w:p>
    <w:p w14:paraId="17688F8D" w14:textId="457F5C75" w:rsidR="00B468B7" w:rsidRPr="00B468B7" w:rsidRDefault="00B468B7" w:rsidP="00B468B7">
      <w:pPr>
        <w:spacing w:after="0"/>
        <w:rPr>
          <w:rFonts w:ascii="Courier New" w:hAnsi="Courier New" w:cs="Courier New"/>
          <w:sz w:val="24"/>
          <w:szCs w:val="24"/>
        </w:rPr>
      </w:pPr>
      <w:r>
        <w:br w:type="page"/>
      </w:r>
    </w:p>
    <w:p w14:paraId="09A42007" w14:textId="77777777" w:rsidR="001953EF" w:rsidRPr="001953EF" w:rsidRDefault="001953EF" w:rsidP="001953EF">
      <w:pPr>
        <w:pStyle w:val="a1"/>
      </w:pPr>
      <w:r w:rsidRPr="001953EF">
        <w:lastRenderedPageBreak/>
        <w:t xml:space="preserve">    ORDER BY </w:t>
      </w:r>
      <w:proofErr w:type="spellStart"/>
      <w:r w:rsidRPr="001953EF">
        <w:t>pg_total_relation_size</w:t>
      </w:r>
      <w:proofErr w:type="spellEnd"/>
      <w:r w:rsidRPr="001953EF">
        <w:t>(</w:t>
      </w:r>
      <w:proofErr w:type="spellStart"/>
      <w:r w:rsidRPr="001953EF">
        <w:t>t.table_name</w:t>
      </w:r>
      <w:proofErr w:type="spellEnd"/>
      <w:r w:rsidRPr="001953EF">
        <w:t>::regclass) DESC;</w:t>
      </w:r>
    </w:p>
    <w:p w14:paraId="786D62CA" w14:textId="77777777" w:rsidR="001953EF" w:rsidRPr="001953EF" w:rsidRDefault="001953EF" w:rsidP="001953EF">
      <w:pPr>
        <w:pStyle w:val="a1"/>
      </w:pPr>
      <w:r w:rsidRPr="001953EF">
        <w:t>END;</w:t>
      </w:r>
    </w:p>
    <w:p w14:paraId="1773CCB5" w14:textId="77777777" w:rsidR="001953EF" w:rsidRPr="001953EF" w:rsidRDefault="001953EF" w:rsidP="001953EF">
      <w:pPr>
        <w:pStyle w:val="a1"/>
      </w:pPr>
      <w:r w:rsidRPr="001953EF">
        <w:t>$$ LANGUAGE plpgsql;</w:t>
      </w:r>
    </w:p>
    <w:p w14:paraId="5080EFD4" w14:textId="77777777" w:rsidR="001953EF" w:rsidRPr="001953EF" w:rsidRDefault="001953EF" w:rsidP="001953EF">
      <w:pPr>
        <w:pStyle w:val="a1"/>
      </w:pPr>
    </w:p>
    <w:p w14:paraId="7D7D7B11" w14:textId="77777777" w:rsidR="001953EF" w:rsidRPr="001953EF" w:rsidRDefault="001953EF" w:rsidP="001953EF">
      <w:pPr>
        <w:pStyle w:val="a1"/>
      </w:pPr>
    </w:p>
    <w:p w14:paraId="51E74053" w14:textId="77777777" w:rsidR="001953EF" w:rsidRPr="001953EF" w:rsidRDefault="001953EF" w:rsidP="001953EF">
      <w:pPr>
        <w:pStyle w:val="a1"/>
      </w:pPr>
      <w:r w:rsidRPr="001953EF">
        <w:t xml:space="preserve">CREATE OR REPLACE FUNCTION </w:t>
      </w:r>
      <w:proofErr w:type="spellStart"/>
      <w:r w:rsidRPr="001953EF">
        <w:t>check_table_indexes_size</w:t>
      </w:r>
      <w:proofErr w:type="spellEnd"/>
      <w:r w:rsidRPr="001953EF">
        <w:t>(</w:t>
      </w:r>
      <w:proofErr w:type="spellStart"/>
      <w:r w:rsidRPr="001953EF">
        <w:t>in_table_name</w:t>
      </w:r>
      <w:proofErr w:type="spellEnd"/>
      <w:r w:rsidRPr="001953EF">
        <w:t xml:space="preserve"> TEXT)</w:t>
      </w:r>
    </w:p>
    <w:p w14:paraId="2F9B8173" w14:textId="77777777" w:rsidR="001953EF" w:rsidRPr="001953EF" w:rsidRDefault="001953EF" w:rsidP="001953EF">
      <w:pPr>
        <w:pStyle w:val="a1"/>
      </w:pPr>
      <w:r w:rsidRPr="001953EF">
        <w:t>RETURNS TABLE(</w:t>
      </w:r>
      <w:proofErr w:type="spellStart"/>
      <w:r w:rsidRPr="001953EF">
        <w:t>index_name</w:t>
      </w:r>
      <w:proofErr w:type="spellEnd"/>
      <w:r w:rsidRPr="001953EF">
        <w:t xml:space="preserve"> TEXT, </w:t>
      </w:r>
      <w:proofErr w:type="spellStart"/>
      <w:r w:rsidRPr="001953EF">
        <w:t>size_bytes</w:t>
      </w:r>
      <w:proofErr w:type="spellEnd"/>
      <w:r w:rsidRPr="001953EF">
        <w:t xml:space="preserve"> BIGINT) AS $$</w:t>
      </w:r>
    </w:p>
    <w:p w14:paraId="7BC1F5AF" w14:textId="77777777" w:rsidR="001953EF" w:rsidRPr="001953EF" w:rsidRDefault="001953EF" w:rsidP="001953EF">
      <w:pPr>
        <w:pStyle w:val="a1"/>
      </w:pPr>
      <w:r w:rsidRPr="001953EF">
        <w:t>BEGIN</w:t>
      </w:r>
    </w:p>
    <w:p w14:paraId="5AFB43C4" w14:textId="77777777" w:rsidR="001953EF" w:rsidRPr="001953EF" w:rsidRDefault="001953EF" w:rsidP="001953EF">
      <w:pPr>
        <w:pStyle w:val="a1"/>
      </w:pPr>
      <w:r w:rsidRPr="001953EF">
        <w:t xml:space="preserve">    RETURN QUERY</w:t>
      </w:r>
    </w:p>
    <w:p w14:paraId="7463A685" w14:textId="77777777" w:rsidR="001953EF" w:rsidRPr="001953EF" w:rsidRDefault="001953EF" w:rsidP="001953EF">
      <w:pPr>
        <w:pStyle w:val="a1"/>
      </w:pPr>
      <w:r w:rsidRPr="001953EF">
        <w:t xml:space="preserve">    SELECT</w:t>
      </w:r>
    </w:p>
    <w:p w14:paraId="2DF820DF" w14:textId="77777777" w:rsidR="001953EF" w:rsidRPr="001953EF" w:rsidRDefault="001953EF" w:rsidP="001953EF">
      <w:pPr>
        <w:pStyle w:val="a1"/>
      </w:pPr>
      <w:r w:rsidRPr="001953EF">
        <w:t xml:space="preserve">        CAST(</w:t>
      </w:r>
      <w:proofErr w:type="spellStart"/>
      <w:r w:rsidRPr="001953EF">
        <w:t>i.relname</w:t>
      </w:r>
      <w:proofErr w:type="spellEnd"/>
      <w:r w:rsidRPr="001953EF">
        <w:t xml:space="preserve"> AS TEXT) AS </w:t>
      </w:r>
      <w:proofErr w:type="spellStart"/>
      <w:r w:rsidRPr="001953EF">
        <w:t>index_name</w:t>
      </w:r>
      <w:proofErr w:type="spellEnd"/>
      <w:r w:rsidRPr="001953EF">
        <w:t>,</w:t>
      </w:r>
    </w:p>
    <w:p w14:paraId="2311DBDD" w14:textId="77777777" w:rsidR="001953EF" w:rsidRPr="001953EF" w:rsidRDefault="001953EF" w:rsidP="001953EF">
      <w:pPr>
        <w:pStyle w:val="a1"/>
      </w:pPr>
      <w:r w:rsidRPr="001953EF">
        <w:t xml:space="preserve">        </w:t>
      </w:r>
      <w:proofErr w:type="spellStart"/>
      <w:r w:rsidRPr="001953EF">
        <w:t>pg_total_relation_size</w:t>
      </w:r>
      <w:proofErr w:type="spellEnd"/>
      <w:r w:rsidRPr="001953EF">
        <w:t>(</w:t>
      </w:r>
      <w:proofErr w:type="spellStart"/>
      <w:r w:rsidRPr="001953EF">
        <w:t>i.oid</w:t>
      </w:r>
      <w:proofErr w:type="spellEnd"/>
      <w:r w:rsidRPr="001953EF">
        <w:t xml:space="preserve">) AS </w:t>
      </w:r>
      <w:proofErr w:type="spellStart"/>
      <w:r w:rsidRPr="001953EF">
        <w:t>size_bytes</w:t>
      </w:r>
      <w:proofErr w:type="spellEnd"/>
    </w:p>
    <w:p w14:paraId="7F2C6062" w14:textId="77777777" w:rsidR="001953EF" w:rsidRPr="001953EF" w:rsidRDefault="001953EF" w:rsidP="001953EF">
      <w:pPr>
        <w:pStyle w:val="a1"/>
      </w:pPr>
      <w:r w:rsidRPr="001953EF">
        <w:t xml:space="preserve">    FROM</w:t>
      </w:r>
    </w:p>
    <w:p w14:paraId="647A8B28" w14:textId="77777777" w:rsidR="001953EF" w:rsidRPr="001953EF" w:rsidRDefault="001953EF" w:rsidP="001953EF">
      <w:pPr>
        <w:pStyle w:val="a1"/>
      </w:pPr>
      <w:r w:rsidRPr="001953EF">
        <w:t xml:space="preserve">        </w:t>
      </w:r>
      <w:proofErr w:type="spellStart"/>
      <w:r w:rsidRPr="001953EF">
        <w:t>pg_class</w:t>
      </w:r>
      <w:proofErr w:type="spellEnd"/>
      <w:r w:rsidRPr="001953EF">
        <w:t xml:space="preserve"> t,</w:t>
      </w:r>
    </w:p>
    <w:p w14:paraId="4C396B9A" w14:textId="77777777" w:rsidR="001953EF" w:rsidRPr="001953EF" w:rsidRDefault="001953EF" w:rsidP="001953EF">
      <w:pPr>
        <w:pStyle w:val="a1"/>
      </w:pPr>
      <w:r w:rsidRPr="001953EF">
        <w:t xml:space="preserve">        </w:t>
      </w:r>
      <w:proofErr w:type="spellStart"/>
      <w:r w:rsidRPr="001953EF">
        <w:t>pg_class</w:t>
      </w:r>
      <w:proofErr w:type="spellEnd"/>
      <w:r w:rsidRPr="001953EF">
        <w:t xml:space="preserve"> </w:t>
      </w:r>
      <w:proofErr w:type="spellStart"/>
      <w:r w:rsidRPr="001953EF">
        <w:t>i</w:t>
      </w:r>
      <w:proofErr w:type="spellEnd"/>
      <w:r w:rsidRPr="001953EF">
        <w:t>,</w:t>
      </w:r>
    </w:p>
    <w:p w14:paraId="51E1C644" w14:textId="77777777" w:rsidR="001953EF" w:rsidRPr="001953EF" w:rsidRDefault="001953EF" w:rsidP="001953EF">
      <w:pPr>
        <w:pStyle w:val="a1"/>
      </w:pPr>
      <w:r w:rsidRPr="001953EF">
        <w:t xml:space="preserve">        </w:t>
      </w:r>
      <w:proofErr w:type="spellStart"/>
      <w:r w:rsidRPr="001953EF">
        <w:t>pg_index</w:t>
      </w:r>
      <w:proofErr w:type="spellEnd"/>
      <w:r w:rsidRPr="001953EF">
        <w:t xml:space="preserve"> ix</w:t>
      </w:r>
    </w:p>
    <w:p w14:paraId="5D7FF7F1" w14:textId="77777777" w:rsidR="001953EF" w:rsidRPr="001953EF" w:rsidRDefault="001953EF" w:rsidP="001953EF">
      <w:pPr>
        <w:pStyle w:val="a1"/>
      </w:pPr>
      <w:r w:rsidRPr="001953EF">
        <w:t xml:space="preserve">    </w:t>
      </w:r>
      <w:proofErr w:type="gramStart"/>
      <w:r w:rsidRPr="001953EF">
        <w:t>WHERE</w:t>
      </w:r>
      <w:proofErr w:type="gramEnd"/>
    </w:p>
    <w:p w14:paraId="1157BF35" w14:textId="77777777" w:rsidR="001953EF" w:rsidRPr="001953EF" w:rsidRDefault="001953EF" w:rsidP="001953EF">
      <w:pPr>
        <w:pStyle w:val="a1"/>
      </w:pPr>
      <w:r w:rsidRPr="001953EF">
        <w:t xml:space="preserve">        </w:t>
      </w:r>
      <w:proofErr w:type="spellStart"/>
      <w:r w:rsidRPr="001953EF">
        <w:t>t.oid</w:t>
      </w:r>
      <w:proofErr w:type="spellEnd"/>
      <w:r w:rsidRPr="001953EF">
        <w:t xml:space="preserve"> = </w:t>
      </w:r>
      <w:proofErr w:type="spellStart"/>
      <w:r w:rsidRPr="001953EF">
        <w:t>ix.indrelid</w:t>
      </w:r>
      <w:proofErr w:type="spellEnd"/>
    </w:p>
    <w:p w14:paraId="6E4F01E2" w14:textId="77777777" w:rsidR="001953EF" w:rsidRPr="001953EF" w:rsidRDefault="001953EF" w:rsidP="001953EF">
      <w:pPr>
        <w:pStyle w:val="a1"/>
      </w:pPr>
      <w:r w:rsidRPr="001953EF">
        <w:t xml:space="preserve">        AND </w:t>
      </w:r>
      <w:proofErr w:type="spellStart"/>
      <w:r w:rsidRPr="001953EF">
        <w:t>i.oid</w:t>
      </w:r>
      <w:proofErr w:type="spellEnd"/>
      <w:r w:rsidRPr="001953EF">
        <w:t xml:space="preserve"> = </w:t>
      </w:r>
      <w:proofErr w:type="spellStart"/>
      <w:r w:rsidRPr="001953EF">
        <w:t>ix.indexrelid</w:t>
      </w:r>
      <w:proofErr w:type="spellEnd"/>
    </w:p>
    <w:p w14:paraId="68082CB1" w14:textId="77777777" w:rsidR="001953EF" w:rsidRPr="001953EF" w:rsidRDefault="001953EF" w:rsidP="001953EF">
      <w:pPr>
        <w:pStyle w:val="a1"/>
      </w:pPr>
      <w:r w:rsidRPr="001953EF">
        <w:t xml:space="preserve">        AND </w:t>
      </w:r>
      <w:proofErr w:type="spellStart"/>
      <w:r w:rsidRPr="001953EF">
        <w:t>t.relkind</w:t>
      </w:r>
      <w:proofErr w:type="spellEnd"/>
      <w:r w:rsidRPr="001953EF">
        <w:t xml:space="preserve"> = 'r'</w:t>
      </w:r>
    </w:p>
    <w:p w14:paraId="1CA76A3B" w14:textId="77777777" w:rsidR="001953EF" w:rsidRPr="001953EF" w:rsidRDefault="001953EF" w:rsidP="001953EF">
      <w:pPr>
        <w:pStyle w:val="a1"/>
      </w:pPr>
      <w:r w:rsidRPr="001953EF">
        <w:t xml:space="preserve">        AND </w:t>
      </w:r>
      <w:proofErr w:type="spellStart"/>
      <w:r w:rsidRPr="001953EF">
        <w:t>t.relname</w:t>
      </w:r>
      <w:proofErr w:type="spellEnd"/>
      <w:r w:rsidRPr="001953EF">
        <w:t xml:space="preserve"> = </w:t>
      </w:r>
      <w:proofErr w:type="spellStart"/>
      <w:r w:rsidRPr="001953EF">
        <w:t>in_table_name</w:t>
      </w:r>
      <w:proofErr w:type="spellEnd"/>
      <w:r w:rsidRPr="001953EF">
        <w:t>;</w:t>
      </w:r>
    </w:p>
    <w:p w14:paraId="5DA30A6F" w14:textId="77777777" w:rsidR="001953EF" w:rsidRPr="001953EF" w:rsidRDefault="001953EF" w:rsidP="001953EF">
      <w:pPr>
        <w:pStyle w:val="a1"/>
        <w:rPr>
          <w:lang w:val="ru-RU"/>
        </w:rPr>
      </w:pPr>
      <w:r w:rsidRPr="001953EF">
        <w:rPr>
          <w:lang w:val="ru-RU"/>
        </w:rPr>
        <w:t>END;</w:t>
      </w:r>
    </w:p>
    <w:p w14:paraId="789E41D2" w14:textId="52D43C95" w:rsidR="001953EF" w:rsidRPr="009C71C5" w:rsidRDefault="001953EF" w:rsidP="001953EF">
      <w:pPr>
        <w:pStyle w:val="a1"/>
        <w:ind w:firstLine="0"/>
        <w:rPr>
          <w:lang w:val="ru-RU"/>
        </w:rPr>
      </w:pPr>
      <w:r w:rsidRPr="001953EF">
        <w:rPr>
          <w:lang w:val="ru-RU"/>
        </w:rPr>
        <w:t>$$ LANGUAGE plpgsql;</w:t>
      </w:r>
    </w:p>
    <w:p w14:paraId="394BCE81" w14:textId="1FE2A737" w:rsidR="00483728" w:rsidRPr="00BA5A77" w:rsidRDefault="00483728" w:rsidP="00BA5A77">
      <w:pPr>
        <w:pStyle w:val="NoSpacing"/>
      </w:pPr>
      <w:r>
        <w:br w:type="page"/>
      </w:r>
      <w:bookmarkStart w:id="54" w:name="_Toc135302871"/>
      <w:r w:rsidRPr="00BA5A77">
        <w:lastRenderedPageBreak/>
        <w:t xml:space="preserve">Приложение </w:t>
      </w:r>
      <w:r w:rsidR="00664E4A" w:rsidRPr="00BA5A77">
        <w:t>Д</w:t>
      </w:r>
      <w:bookmarkEnd w:id="54"/>
    </w:p>
    <w:p w14:paraId="2C3E0441" w14:textId="5450637E" w:rsidR="00483728" w:rsidRPr="00863771" w:rsidRDefault="00483728" w:rsidP="00BA5A77">
      <w:pPr>
        <w:jc w:val="center"/>
        <w:rPr>
          <w:rFonts w:ascii="Times New Roman" w:hAnsi="Times New Roman" w:cs="Times New Roman"/>
          <w:b/>
          <w:bCs/>
          <w:sz w:val="28"/>
          <w:szCs w:val="28"/>
          <w:shd w:val="clear" w:color="auto" w:fill="FFFFFF"/>
          <w:lang w:val="ru-RU"/>
        </w:rPr>
      </w:pPr>
      <w:r w:rsidRPr="00863771">
        <w:rPr>
          <w:rFonts w:ascii="Times New Roman" w:hAnsi="Times New Roman" w:cs="Times New Roman"/>
          <w:sz w:val="28"/>
          <w:szCs w:val="28"/>
          <w:lang w:val="ru-RU"/>
        </w:rPr>
        <w:t xml:space="preserve">Листинг </w:t>
      </w:r>
      <w:r w:rsidRPr="00863771">
        <w:rPr>
          <w:rFonts w:ascii="Times New Roman" w:hAnsi="Times New Roman" w:cs="Times New Roman"/>
          <w:sz w:val="28"/>
          <w:szCs w:val="28"/>
          <w:shd w:val="clear" w:color="auto" w:fill="FFFFFF"/>
          <w:lang w:val="ru-RU"/>
        </w:rPr>
        <w:t>создания индексов</w:t>
      </w:r>
    </w:p>
    <w:p w14:paraId="4096EFEC" w14:textId="2E0308B0" w:rsidR="009911EC" w:rsidRPr="009911EC" w:rsidRDefault="009911EC" w:rsidP="009911EC">
      <w:pPr>
        <w:pStyle w:val="a1"/>
        <w:rPr>
          <w:lang w:val="ru-RU"/>
        </w:rPr>
      </w:pPr>
      <w:r w:rsidRPr="009911EC">
        <w:rPr>
          <w:lang w:val="ru-RU"/>
        </w:rPr>
        <w:t>-- Индекс "</w:t>
      </w:r>
      <w:r w:rsidRPr="009911EC">
        <w:t>Auth</w:t>
      </w:r>
      <w:r w:rsidRPr="009911EC">
        <w:rPr>
          <w:lang w:val="ru-RU"/>
        </w:rPr>
        <w:t>_</w:t>
      </w:r>
      <w:r w:rsidRPr="009911EC">
        <w:t>index</w:t>
      </w:r>
      <w:r w:rsidRPr="009911EC">
        <w:rPr>
          <w:lang w:val="ru-RU"/>
        </w:rPr>
        <w:t>" на таблице "</w:t>
      </w:r>
      <w:r w:rsidRPr="009911EC">
        <w:t>auth</w:t>
      </w:r>
      <w:r w:rsidRPr="009911EC">
        <w:rPr>
          <w:lang w:val="ru-RU"/>
        </w:rPr>
        <w:t>_</w:t>
      </w:r>
      <w:r w:rsidRPr="009911EC">
        <w:t>user</w:t>
      </w:r>
      <w:r w:rsidRPr="009911EC">
        <w:rPr>
          <w:lang w:val="ru-RU"/>
        </w:rPr>
        <w:t>" по столбцу "</w:t>
      </w:r>
      <w:r w:rsidRPr="009911EC">
        <w:t>username</w:t>
      </w:r>
      <w:r w:rsidRPr="009911EC">
        <w:rPr>
          <w:lang w:val="ru-RU"/>
        </w:rPr>
        <w:t>"</w:t>
      </w:r>
    </w:p>
    <w:p w14:paraId="2F837991" w14:textId="5698D7AD" w:rsidR="007936F3" w:rsidRDefault="007936F3" w:rsidP="009911EC">
      <w:pPr>
        <w:pStyle w:val="a1"/>
      </w:pPr>
      <w:r w:rsidRPr="009911EC">
        <w:t xml:space="preserve">CREATE INDEX </w:t>
      </w:r>
      <w:proofErr w:type="spellStart"/>
      <w:r w:rsidRPr="009911EC">
        <w:t>Auth_index</w:t>
      </w:r>
      <w:proofErr w:type="spellEnd"/>
      <w:r w:rsidRPr="009911EC">
        <w:t xml:space="preserve"> ON auth_user (username);</w:t>
      </w:r>
    </w:p>
    <w:p w14:paraId="13C601F6" w14:textId="77777777" w:rsidR="009911EC" w:rsidRPr="009911EC" w:rsidRDefault="009911EC" w:rsidP="009911EC">
      <w:pPr>
        <w:pStyle w:val="a1"/>
      </w:pPr>
    </w:p>
    <w:p w14:paraId="5B8AC999" w14:textId="06D82B55" w:rsidR="009911EC" w:rsidRPr="009911EC" w:rsidRDefault="009911EC" w:rsidP="009911EC">
      <w:pPr>
        <w:pStyle w:val="a1"/>
      </w:pPr>
      <w:r w:rsidRPr="009911EC">
        <w:t xml:space="preserve">-- </w:t>
      </w:r>
      <w:proofErr w:type="spellStart"/>
      <w:r w:rsidRPr="009911EC">
        <w:t>Индекс</w:t>
      </w:r>
      <w:proofErr w:type="spellEnd"/>
      <w:r w:rsidRPr="009911EC">
        <w:t xml:space="preserve"> "</w:t>
      </w:r>
      <w:proofErr w:type="spellStart"/>
      <w:r w:rsidRPr="009911EC">
        <w:t>Order_status_index</w:t>
      </w:r>
      <w:proofErr w:type="spellEnd"/>
      <w:r w:rsidRPr="009911EC">
        <w:t xml:space="preserve">" </w:t>
      </w:r>
      <w:proofErr w:type="spellStart"/>
      <w:r w:rsidRPr="009911EC">
        <w:t>на</w:t>
      </w:r>
      <w:proofErr w:type="spellEnd"/>
      <w:r w:rsidRPr="009911EC">
        <w:t xml:space="preserve"> </w:t>
      </w:r>
      <w:proofErr w:type="spellStart"/>
      <w:r w:rsidRPr="009911EC">
        <w:t>таблице</w:t>
      </w:r>
      <w:proofErr w:type="spellEnd"/>
      <w:r w:rsidRPr="009911EC">
        <w:t xml:space="preserve"> "Order" </w:t>
      </w:r>
      <w:proofErr w:type="spellStart"/>
      <w:r w:rsidRPr="009911EC">
        <w:t>по</w:t>
      </w:r>
      <w:proofErr w:type="spellEnd"/>
      <w:r w:rsidRPr="009911EC">
        <w:t xml:space="preserve"> </w:t>
      </w:r>
      <w:proofErr w:type="spellStart"/>
      <w:r w:rsidRPr="009911EC">
        <w:t>столбцу</w:t>
      </w:r>
      <w:proofErr w:type="spellEnd"/>
      <w:r w:rsidRPr="009911EC">
        <w:t xml:space="preserve"> "status"</w:t>
      </w:r>
    </w:p>
    <w:p w14:paraId="61DB7415" w14:textId="77777777" w:rsidR="007936F3" w:rsidRDefault="007936F3" w:rsidP="009911EC">
      <w:pPr>
        <w:pStyle w:val="a1"/>
      </w:pPr>
      <w:r w:rsidRPr="009911EC">
        <w:t xml:space="preserve">CREATE INDEX </w:t>
      </w:r>
      <w:proofErr w:type="spellStart"/>
      <w:r w:rsidRPr="009911EC">
        <w:t>Order_status_index</w:t>
      </w:r>
      <w:proofErr w:type="spellEnd"/>
      <w:r w:rsidRPr="009911EC">
        <w:t xml:space="preserve"> ON "base_order" ("status");</w:t>
      </w:r>
    </w:p>
    <w:p w14:paraId="4BFEA66D" w14:textId="77777777" w:rsidR="009911EC" w:rsidRPr="00075A19" w:rsidRDefault="009911EC" w:rsidP="009911EC">
      <w:pPr>
        <w:pStyle w:val="a1"/>
      </w:pPr>
    </w:p>
    <w:p w14:paraId="7237551C" w14:textId="4571133E" w:rsidR="009911EC" w:rsidRPr="00C403C2" w:rsidRDefault="009911EC" w:rsidP="009911EC">
      <w:pPr>
        <w:pStyle w:val="a1"/>
      </w:pPr>
      <w:r w:rsidRPr="009911EC">
        <w:t xml:space="preserve">-- </w:t>
      </w:r>
      <w:proofErr w:type="spellStart"/>
      <w:r w:rsidRPr="009911EC">
        <w:t>Индекс</w:t>
      </w:r>
      <w:proofErr w:type="spellEnd"/>
      <w:r w:rsidRPr="009911EC">
        <w:t xml:space="preserve"> "</w:t>
      </w:r>
      <w:proofErr w:type="spellStart"/>
      <w:r w:rsidRPr="009911EC">
        <w:t>Courier_active_index</w:t>
      </w:r>
      <w:proofErr w:type="spellEnd"/>
      <w:r w:rsidRPr="009911EC">
        <w:t xml:space="preserve">" </w:t>
      </w:r>
      <w:proofErr w:type="spellStart"/>
      <w:r w:rsidRPr="009911EC">
        <w:t>на</w:t>
      </w:r>
      <w:proofErr w:type="spellEnd"/>
      <w:r w:rsidRPr="009911EC">
        <w:t xml:space="preserve"> </w:t>
      </w:r>
      <w:proofErr w:type="spellStart"/>
      <w:r w:rsidRPr="009911EC">
        <w:t>таблице</w:t>
      </w:r>
      <w:proofErr w:type="spellEnd"/>
      <w:r w:rsidRPr="009911EC">
        <w:t xml:space="preserve"> "Courier" </w:t>
      </w:r>
      <w:proofErr w:type="spellStart"/>
      <w:r w:rsidRPr="009911EC">
        <w:t>по</w:t>
      </w:r>
      <w:proofErr w:type="spellEnd"/>
      <w:r w:rsidRPr="009911EC">
        <w:t xml:space="preserve"> </w:t>
      </w:r>
      <w:proofErr w:type="spellStart"/>
      <w:r w:rsidRPr="009911EC">
        <w:t>столбцу</w:t>
      </w:r>
      <w:proofErr w:type="spellEnd"/>
      <w:r w:rsidRPr="009911EC">
        <w:t xml:space="preserve"> "active"</w:t>
      </w:r>
    </w:p>
    <w:p w14:paraId="647E4AF9" w14:textId="3B01439D" w:rsidR="007936F3" w:rsidRDefault="007936F3" w:rsidP="009911EC">
      <w:pPr>
        <w:pStyle w:val="a1"/>
      </w:pPr>
      <w:r w:rsidRPr="009911EC">
        <w:t xml:space="preserve">CREATE INDEX </w:t>
      </w:r>
      <w:proofErr w:type="spellStart"/>
      <w:r w:rsidRPr="009911EC">
        <w:t>Courier_active_index</w:t>
      </w:r>
      <w:proofErr w:type="spellEnd"/>
      <w:r w:rsidRPr="009911EC">
        <w:t xml:space="preserve"> ON base_courier (active);</w:t>
      </w:r>
    </w:p>
    <w:p w14:paraId="35294414" w14:textId="77777777" w:rsidR="00075A19" w:rsidRDefault="00075A19" w:rsidP="009911EC">
      <w:pPr>
        <w:pStyle w:val="a1"/>
      </w:pPr>
    </w:p>
    <w:p w14:paraId="596A71F5" w14:textId="1411B84D" w:rsidR="00075A19" w:rsidRPr="00075A19" w:rsidRDefault="00075A19" w:rsidP="009911EC">
      <w:pPr>
        <w:pStyle w:val="a1"/>
      </w:pPr>
      <w:r w:rsidRPr="00075A19">
        <w:t xml:space="preserve">-- </w:t>
      </w:r>
      <w:r w:rsidRPr="00075A19">
        <w:rPr>
          <w:lang w:val="ru-RU"/>
        </w:rPr>
        <w:t>Индекс</w:t>
      </w:r>
      <w:r w:rsidRPr="00075A19">
        <w:t xml:space="preserve"> "</w:t>
      </w:r>
      <w:proofErr w:type="spellStart"/>
      <w:r w:rsidRPr="00075A19">
        <w:t>Order_user_index</w:t>
      </w:r>
      <w:proofErr w:type="spellEnd"/>
      <w:r w:rsidRPr="00075A19">
        <w:t xml:space="preserve">" </w:t>
      </w:r>
      <w:r w:rsidRPr="00075A19">
        <w:rPr>
          <w:lang w:val="ru-RU"/>
        </w:rPr>
        <w:t>на</w:t>
      </w:r>
      <w:r w:rsidRPr="00075A19">
        <w:t xml:space="preserve"> </w:t>
      </w:r>
      <w:r w:rsidRPr="00075A19">
        <w:rPr>
          <w:lang w:val="ru-RU"/>
        </w:rPr>
        <w:t>таблице</w:t>
      </w:r>
      <w:r w:rsidRPr="00075A19">
        <w:t xml:space="preserve"> "Order" </w:t>
      </w:r>
      <w:r w:rsidRPr="00075A19">
        <w:rPr>
          <w:lang w:val="ru-RU"/>
        </w:rPr>
        <w:t>по</w:t>
      </w:r>
      <w:r w:rsidRPr="00075A19">
        <w:t xml:space="preserve"> </w:t>
      </w:r>
      <w:r w:rsidRPr="00075A19">
        <w:rPr>
          <w:lang w:val="ru-RU"/>
        </w:rPr>
        <w:t>столбцу</w:t>
      </w:r>
      <w:r w:rsidRPr="00075A19">
        <w:t xml:space="preserve"> "user_id"</w:t>
      </w:r>
    </w:p>
    <w:p w14:paraId="08DF6C45" w14:textId="77777777" w:rsidR="00075A19" w:rsidRDefault="00075A19" w:rsidP="00075A19">
      <w:pPr>
        <w:pStyle w:val="a1"/>
      </w:pPr>
      <w:r>
        <w:t>CREATE INDEX IF NOT EXISTS base_order_user_id_8ad0adec</w:t>
      </w:r>
    </w:p>
    <w:p w14:paraId="7E494C62" w14:textId="77777777" w:rsidR="00075A19" w:rsidRDefault="00075A19" w:rsidP="00075A19">
      <w:pPr>
        <w:pStyle w:val="a1"/>
      </w:pPr>
      <w:r>
        <w:t xml:space="preserve">    ON public.base_order USING </w:t>
      </w:r>
      <w:proofErr w:type="spellStart"/>
      <w:r>
        <w:t>btree</w:t>
      </w:r>
      <w:proofErr w:type="spellEnd"/>
    </w:p>
    <w:p w14:paraId="5D044A14" w14:textId="77777777" w:rsidR="00075A19" w:rsidRDefault="00075A19" w:rsidP="00075A19">
      <w:pPr>
        <w:pStyle w:val="a1"/>
      </w:pPr>
      <w:r>
        <w:t xml:space="preserve">    (</w:t>
      </w:r>
      <w:proofErr w:type="gramStart"/>
      <w:r>
        <w:t>user</w:t>
      </w:r>
      <w:proofErr w:type="gramEnd"/>
      <w:r>
        <w:t>_id ASC NULLS LAST)</w:t>
      </w:r>
    </w:p>
    <w:p w14:paraId="393606E8" w14:textId="089AD27C" w:rsidR="00075A19" w:rsidRPr="009911EC" w:rsidRDefault="00075A19" w:rsidP="00075A19">
      <w:pPr>
        <w:pStyle w:val="a1"/>
      </w:pPr>
      <w:r>
        <w:t xml:space="preserve">    TABLESPACE </w:t>
      </w:r>
      <w:proofErr w:type="spellStart"/>
      <w:r>
        <w:t>pg_default</w:t>
      </w:r>
      <w:proofErr w:type="spellEnd"/>
      <w:r>
        <w:t>;</w:t>
      </w:r>
    </w:p>
    <w:p w14:paraId="5593CBA8" w14:textId="6235FFD6" w:rsidR="0031725B" w:rsidRPr="007936F3" w:rsidRDefault="0031725B" w:rsidP="00483728">
      <w:pPr>
        <w:spacing w:after="0"/>
        <w:rPr>
          <w:rFonts w:ascii="Courier New" w:hAnsi="Courier New" w:cs="Courier New"/>
          <w:sz w:val="24"/>
          <w:szCs w:val="24"/>
        </w:rPr>
      </w:pPr>
    </w:p>
    <w:sectPr w:rsidR="0031725B" w:rsidRPr="007936F3" w:rsidSect="00EE2631">
      <w:pgSz w:w="12240" w:h="15840"/>
      <w:pgMar w:top="1134" w:right="624" w:bottom="851" w:left="1304"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BB27A" w14:textId="77777777" w:rsidR="00043A91" w:rsidRDefault="00043A91" w:rsidP="00E33B93">
      <w:pPr>
        <w:spacing w:after="0"/>
      </w:pPr>
      <w:r>
        <w:separator/>
      </w:r>
    </w:p>
    <w:p w14:paraId="4DAACB8F" w14:textId="77777777" w:rsidR="00043A91" w:rsidRDefault="00043A91"/>
    <w:p w14:paraId="2C50139A" w14:textId="77777777" w:rsidR="00043A91" w:rsidRDefault="00043A91"/>
    <w:p w14:paraId="170CCEF1" w14:textId="77777777" w:rsidR="00043A91" w:rsidRDefault="00043A91" w:rsidP="00FD571E"/>
    <w:p w14:paraId="616BBEC7" w14:textId="77777777" w:rsidR="00043A91" w:rsidRDefault="00043A91" w:rsidP="00FD571E"/>
  </w:endnote>
  <w:endnote w:type="continuationSeparator" w:id="0">
    <w:p w14:paraId="1C14FBB6" w14:textId="77777777" w:rsidR="00043A91" w:rsidRDefault="00043A91" w:rsidP="00E33B93">
      <w:pPr>
        <w:spacing w:after="0"/>
      </w:pPr>
      <w:r>
        <w:continuationSeparator/>
      </w:r>
    </w:p>
    <w:p w14:paraId="6C094729" w14:textId="77777777" w:rsidR="00043A91" w:rsidRDefault="00043A91"/>
    <w:p w14:paraId="3AFBEC20" w14:textId="77777777" w:rsidR="00043A91" w:rsidRDefault="00043A91"/>
    <w:p w14:paraId="6D9E67C1" w14:textId="77777777" w:rsidR="00043A91" w:rsidRDefault="00043A91" w:rsidP="00FD571E"/>
    <w:p w14:paraId="70FF5909" w14:textId="77777777" w:rsidR="00043A91" w:rsidRDefault="00043A91" w:rsidP="00FD57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DF667" w14:textId="77777777" w:rsidR="00B17945" w:rsidRPr="00B17945" w:rsidRDefault="00000000" w:rsidP="00EB386F">
    <w:pPr>
      <w:pStyle w:val="Footer"/>
      <w:jc w:val="center"/>
      <w:rPr>
        <w:rFonts w:ascii="Times New Roman" w:hAnsi="Times New Roman" w:cs="Times New Roman"/>
        <w:sz w:val="28"/>
        <w:szCs w:val="28"/>
        <w:lang w:val="ru-R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F05C" w14:textId="4C9E3FD4" w:rsidR="00EB386F" w:rsidRPr="00EB386F" w:rsidRDefault="00000000" w:rsidP="00EB386F">
    <w:pPr>
      <w:pStyle w:val="Footer"/>
      <w:jc w:val="center"/>
      <w:rPr>
        <w:rFonts w:ascii="Times New Roman" w:hAnsi="Times New Roman" w:cs="Times New Roman"/>
        <w:sz w:val="28"/>
        <w:szCs w:val="28"/>
        <w:lang w:val="ru-RU"/>
      </w:rPr>
    </w:pPr>
    <w:r>
      <w:rPr>
        <w:rFonts w:ascii="Times New Roman" w:hAnsi="Times New Roman" w:cs="Times New Roman"/>
        <w:sz w:val="28"/>
        <w:szCs w:val="28"/>
        <w:lang w:val="ru-RU"/>
      </w:rPr>
      <w:t>Минск 202</w:t>
    </w:r>
    <w:r w:rsidR="00E33B93">
      <w:rPr>
        <w:rFonts w:ascii="Times New Roman" w:hAnsi="Times New Roman" w:cs="Times New Roman"/>
        <w:sz w:val="28"/>
        <w:szCs w:val="28"/>
        <w:lang w:val="ru-RU"/>
      </w:rPr>
      <w:t>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EE057" w14:textId="77777777" w:rsidR="00230BE3" w:rsidRPr="00EB386F" w:rsidRDefault="00000000" w:rsidP="00230BE3">
    <w:pPr>
      <w:pStyle w:val="Footer"/>
      <w:rPr>
        <w:rFonts w:ascii="Times New Roman" w:hAnsi="Times New Roman" w:cs="Times New Roman"/>
        <w:sz w:val="28"/>
        <w:szCs w:val="28"/>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1E2D8" w14:textId="77777777" w:rsidR="00043A91" w:rsidRDefault="00043A91" w:rsidP="00E33B93">
      <w:pPr>
        <w:spacing w:after="0"/>
      </w:pPr>
      <w:r>
        <w:separator/>
      </w:r>
    </w:p>
    <w:p w14:paraId="4398791F" w14:textId="77777777" w:rsidR="00043A91" w:rsidRDefault="00043A91"/>
    <w:p w14:paraId="4B6B6F74" w14:textId="77777777" w:rsidR="00043A91" w:rsidRDefault="00043A91"/>
    <w:p w14:paraId="739FA322" w14:textId="77777777" w:rsidR="00043A91" w:rsidRDefault="00043A91" w:rsidP="00FD571E"/>
    <w:p w14:paraId="4E424211" w14:textId="77777777" w:rsidR="00043A91" w:rsidRDefault="00043A91" w:rsidP="00FD571E"/>
  </w:footnote>
  <w:footnote w:type="continuationSeparator" w:id="0">
    <w:p w14:paraId="541344EB" w14:textId="77777777" w:rsidR="00043A91" w:rsidRDefault="00043A91" w:rsidP="00E33B93">
      <w:pPr>
        <w:spacing w:after="0"/>
      </w:pPr>
      <w:r>
        <w:continuationSeparator/>
      </w:r>
    </w:p>
    <w:p w14:paraId="0247BEC5" w14:textId="77777777" w:rsidR="00043A91" w:rsidRDefault="00043A91"/>
    <w:p w14:paraId="156E456A" w14:textId="77777777" w:rsidR="00043A91" w:rsidRDefault="00043A91"/>
    <w:p w14:paraId="4269AFAE" w14:textId="77777777" w:rsidR="00043A91" w:rsidRDefault="00043A91" w:rsidP="00FD571E"/>
    <w:p w14:paraId="6B856B38" w14:textId="77777777" w:rsidR="00043A91" w:rsidRDefault="00043A91" w:rsidP="00FD57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441072"/>
      <w:docPartObj>
        <w:docPartGallery w:val="Page Numbers (Top of Page)"/>
        <w:docPartUnique/>
      </w:docPartObj>
    </w:sdtPr>
    <w:sdtEndPr>
      <w:rPr>
        <w:noProof/>
      </w:rPr>
    </w:sdtEndPr>
    <w:sdtContent>
      <w:p w14:paraId="76A4FADA" w14:textId="77777777" w:rsidR="00230BE3" w:rsidRDefault="00000000">
        <w:pPr>
          <w:pStyle w:val="Header"/>
          <w:jc w:val="right"/>
        </w:pPr>
        <w:r w:rsidRPr="00EE2631">
          <w:rPr>
            <w:rFonts w:ascii="Times New Roman" w:hAnsi="Times New Roman" w:cs="Times New Roman"/>
            <w:sz w:val="28"/>
            <w:szCs w:val="28"/>
          </w:rPr>
          <w:fldChar w:fldCharType="begin"/>
        </w:r>
        <w:r w:rsidRPr="00EE2631">
          <w:rPr>
            <w:rFonts w:ascii="Times New Roman" w:hAnsi="Times New Roman" w:cs="Times New Roman"/>
            <w:sz w:val="28"/>
            <w:szCs w:val="28"/>
          </w:rPr>
          <w:instrText xml:space="preserve"> PAGE   \* MERGEFORMAT </w:instrText>
        </w:r>
        <w:r w:rsidRPr="00EE2631">
          <w:rPr>
            <w:rFonts w:ascii="Times New Roman" w:hAnsi="Times New Roman" w:cs="Times New Roman"/>
            <w:sz w:val="28"/>
            <w:szCs w:val="28"/>
          </w:rPr>
          <w:fldChar w:fldCharType="separate"/>
        </w:r>
        <w:r w:rsidRPr="00EE2631">
          <w:rPr>
            <w:rFonts w:ascii="Times New Roman" w:hAnsi="Times New Roman" w:cs="Times New Roman"/>
            <w:noProof/>
            <w:sz w:val="28"/>
            <w:szCs w:val="28"/>
          </w:rPr>
          <w:t>2</w:t>
        </w:r>
        <w:r w:rsidRPr="00EE2631">
          <w:rPr>
            <w:rFonts w:ascii="Times New Roman" w:hAnsi="Times New Roman" w:cs="Times New Roman"/>
            <w:noProof/>
            <w:sz w:val="28"/>
            <w:szCs w:val="28"/>
          </w:rPr>
          <w:fldChar w:fldCharType="end"/>
        </w:r>
      </w:p>
    </w:sdtContent>
  </w:sdt>
  <w:p w14:paraId="32386F63" w14:textId="77777777" w:rsidR="00E92171" w:rsidRPr="00E92171" w:rsidRDefault="00000000" w:rsidP="00230BE3">
    <w:pPr>
      <w:pStyle w:val="Header"/>
      <w:jc w:val="cent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9670B" w14:textId="77777777" w:rsidR="00E92171" w:rsidRDefault="00000000">
    <w:pPr>
      <w:pStyle w:val="Header"/>
      <w:jc w:val="right"/>
    </w:pPr>
  </w:p>
  <w:p w14:paraId="1662F4CE" w14:textId="77777777" w:rsidR="00E92171"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7C539" w14:textId="77777777" w:rsidR="00230BE3" w:rsidRDefault="00000000">
    <w:pPr>
      <w:pStyle w:val="Header"/>
      <w:jc w:val="right"/>
    </w:pPr>
  </w:p>
  <w:p w14:paraId="28861B76" w14:textId="77777777" w:rsidR="00230BE3"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C26642DA"/>
    <w:lvl w:ilvl="0" w:tplc="DA4E629A">
      <w:start w:val="1"/>
      <w:numFmt w:val="decimal"/>
      <w:suff w:val="space"/>
      <w:lvlText w:val="%1."/>
      <w:lvlJc w:val="left"/>
      <w:pPr>
        <w:ind w:left="0" w:firstLine="0"/>
      </w:pPr>
      <w:rPr>
        <w:rFonts w:hint="default"/>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1" w15:restartNumberingAfterBreak="0">
    <w:nsid w:val="034C1C0A"/>
    <w:multiLevelType w:val="multilevel"/>
    <w:tmpl w:val="2F32EB34"/>
    <w:lvl w:ilvl="0">
      <w:start w:val="1"/>
      <w:numFmt w:val="decimal"/>
      <w:lvlText w:val="%1"/>
      <w:lvlJc w:val="left"/>
      <w:pPr>
        <w:ind w:left="1049" w:hanging="340"/>
      </w:pPr>
      <w:rPr>
        <w:rFonts w:hint="default"/>
      </w:rPr>
    </w:lvl>
    <w:lvl w:ilvl="1">
      <w:start w:val="1"/>
      <w:numFmt w:val="decimal"/>
      <w:lvlText w:val="%1.%2"/>
      <w:lvlJc w:val="left"/>
      <w:pPr>
        <w:ind w:left="1049" w:hanging="340"/>
      </w:pPr>
      <w:rPr>
        <w:rFonts w:hint="default"/>
      </w:rPr>
    </w:lvl>
    <w:lvl w:ilvl="2">
      <w:start w:val="1"/>
      <w:numFmt w:val="decimal"/>
      <w:lvlText w:val="%1.%2.%3"/>
      <w:lvlJc w:val="left"/>
      <w:pPr>
        <w:ind w:left="1924" w:hanging="504"/>
      </w:pPr>
      <w:rPr>
        <w:rFonts w:hint="default"/>
      </w:rPr>
    </w:lvl>
    <w:lvl w:ilvl="3">
      <w:start w:val="1"/>
      <w:numFmt w:val="decimal"/>
      <w:lvlText w:val="%1.%2.%3.%4"/>
      <w:lvlJc w:val="left"/>
      <w:pPr>
        <w:ind w:left="2428" w:hanging="648"/>
      </w:pPr>
      <w:rPr>
        <w:rFonts w:hint="default"/>
      </w:rPr>
    </w:lvl>
    <w:lvl w:ilvl="4">
      <w:start w:val="1"/>
      <w:numFmt w:val="decimal"/>
      <w:lvlText w:val="%1.%2.%3.%4.%5"/>
      <w:lvlJc w:val="left"/>
      <w:pPr>
        <w:ind w:left="2932" w:hanging="792"/>
      </w:pPr>
      <w:rPr>
        <w:rFonts w:hint="default"/>
      </w:rPr>
    </w:lvl>
    <w:lvl w:ilvl="5">
      <w:start w:val="1"/>
      <w:numFmt w:val="decimal"/>
      <w:lvlText w:val="%1.%2.%3.%4.%5.%6"/>
      <w:lvlJc w:val="left"/>
      <w:pPr>
        <w:ind w:left="3436" w:hanging="936"/>
      </w:pPr>
      <w:rPr>
        <w:rFonts w:hint="default"/>
      </w:rPr>
    </w:lvl>
    <w:lvl w:ilvl="6">
      <w:start w:val="1"/>
      <w:numFmt w:val="decimal"/>
      <w:lvlText w:val="%1.%2.%3.%4.%5.%6.%7"/>
      <w:lvlJc w:val="left"/>
      <w:pPr>
        <w:ind w:left="3940" w:hanging="1080"/>
      </w:pPr>
      <w:rPr>
        <w:rFonts w:hint="default"/>
      </w:rPr>
    </w:lvl>
    <w:lvl w:ilvl="7">
      <w:start w:val="1"/>
      <w:numFmt w:val="decimal"/>
      <w:lvlText w:val="%1.%2.%3.%4.%5.%6.%7.%8"/>
      <w:lvlJc w:val="left"/>
      <w:pPr>
        <w:ind w:left="4444" w:hanging="1224"/>
      </w:pPr>
      <w:rPr>
        <w:rFonts w:hint="default"/>
      </w:rPr>
    </w:lvl>
    <w:lvl w:ilvl="8">
      <w:start w:val="1"/>
      <w:numFmt w:val="decimal"/>
      <w:lvlText w:val="%1.%2.%3.%4.%5.%6.%7.%8.%9"/>
      <w:lvlJc w:val="left"/>
      <w:pPr>
        <w:ind w:left="5020" w:hanging="1440"/>
      </w:pPr>
      <w:rPr>
        <w:rFonts w:hint="default"/>
      </w:rPr>
    </w:lvl>
  </w:abstractNum>
  <w:abstractNum w:abstractNumId="2" w15:restartNumberingAfterBreak="0">
    <w:nsid w:val="05844715"/>
    <w:multiLevelType w:val="multilevel"/>
    <w:tmpl w:val="E6B408B8"/>
    <w:styleLink w:val="CurrentList4"/>
    <w:lvl w:ilvl="0">
      <w:start w:val="1"/>
      <w:numFmt w:val="decimal"/>
      <w:lvlText w:val="%1"/>
      <w:lvlJc w:val="left"/>
      <w:pPr>
        <w:ind w:left="1049" w:hanging="340"/>
      </w:pPr>
      <w:rPr>
        <w:rFonts w:hint="default"/>
      </w:rPr>
    </w:lvl>
    <w:lvl w:ilvl="1">
      <w:start w:val="1"/>
      <w:numFmt w:val="decimal"/>
      <w:lvlText w:val="%1.%2"/>
      <w:lvlJc w:val="left"/>
      <w:pPr>
        <w:ind w:left="1049" w:hanging="340"/>
      </w:pPr>
      <w:rPr>
        <w:rFonts w:hint="default"/>
      </w:rPr>
    </w:lvl>
    <w:lvl w:ilvl="2">
      <w:start w:val="1"/>
      <w:numFmt w:val="decimal"/>
      <w:lvlText w:val="%1.%2.%3"/>
      <w:lvlJc w:val="left"/>
      <w:pPr>
        <w:ind w:left="1924" w:hanging="504"/>
      </w:pPr>
      <w:rPr>
        <w:rFonts w:hint="default"/>
      </w:rPr>
    </w:lvl>
    <w:lvl w:ilvl="3">
      <w:start w:val="1"/>
      <w:numFmt w:val="decimal"/>
      <w:lvlText w:val="%1.%2.%3.%4"/>
      <w:lvlJc w:val="left"/>
      <w:pPr>
        <w:ind w:left="2428" w:hanging="648"/>
      </w:pPr>
      <w:rPr>
        <w:rFonts w:hint="default"/>
      </w:rPr>
    </w:lvl>
    <w:lvl w:ilvl="4">
      <w:start w:val="1"/>
      <w:numFmt w:val="decimal"/>
      <w:lvlText w:val="%1.%2.%3.%4.%5"/>
      <w:lvlJc w:val="left"/>
      <w:pPr>
        <w:ind w:left="2932" w:hanging="792"/>
      </w:pPr>
      <w:rPr>
        <w:rFonts w:hint="default"/>
      </w:rPr>
    </w:lvl>
    <w:lvl w:ilvl="5">
      <w:start w:val="1"/>
      <w:numFmt w:val="decimal"/>
      <w:lvlText w:val="%1.%2.%3.%4.%5.%6"/>
      <w:lvlJc w:val="left"/>
      <w:pPr>
        <w:ind w:left="3436" w:hanging="936"/>
      </w:pPr>
      <w:rPr>
        <w:rFonts w:hint="default"/>
      </w:rPr>
    </w:lvl>
    <w:lvl w:ilvl="6">
      <w:start w:val="1"/>
      <w:numFmt w:val="decimal"/>
      <w:lvlText w:val="%1.%2.%3.%4.%5.%6.%7"/>
      <w:lvlJc w:val="left"/>
      <w:pPr>
        <w:ind w:left="3940" w:hanging="1080"/>
      </w:pPr>
      <w:rPr>
        <w:rFonts w:hint="default"/>
      </w:rPr>
    </w:lvl>
    <w:lvl w:ilvl="7">
      <w:start w:val="1"/>
      <w:numFmt w:val="decimal"/>
      <w:lvlText w:val="%1.%2.%3.%4.%5.%6.%7.%8"/>
      <w:lvlJc w:val="left"/>
      <w:pPr>
        <w:ind w:left="4444" w:hanging="1224"/>
      </w:pPr>
      <w:rPr>
        <w:rFonts w:hint="default"/>
      </w:rPr>
    </w:lvl>
    <w:lvl w:ilvl="8">
      <w:start w:val="1"/>
      <w:numFmt w:val="decimal"/>
      <w:lvlText w:val="%1.%2.%3.%4.%5.%6.%7.%8.%9"/>
      <w:lvlJc w:val="left"/>
      <w:pPr>
        <w:ind w:left="5020" w:hanging="1440"/>
      </w:pPr>
      <w:rPr>
        <w:rFonts w:hint="default"/>
      </w:rPr>
    </w:lvl>
  </w:abstractNum>
  <w:abstractNum w:abstractNumId="3" w15:restartNumberingAfterBreak="0">
    <w:nsid w:val="0ABE3EAF"/>
    <w:multiLevelType w:val="multilevel"/>
    <w:tmpl w:val="786C6522"/>
    <w:lvl w:ilvl="0">
      <w:start w:val="1"/>
      <w:numFmt w:val="decimal"/>
      <w:lvlText w:val="%1.1"/>
      <w:lvlJc w:val="left"/>
      <w:pPr>
        <w:ind w:left="680" w:hanging="340"/>
      </w:pPr>
      <w:rPr>
        <w:rFonts w:hint="default"/>
      </w:rPr>
    </w:lvl>
    <w:lvl w:ilvl="1">
      <w:start w:val="1"/>
      <w:numFmt w:val="decimal"/>
      <w:lvlText w:val="%2.1"/>
      <w:lvlJc w:val="left"/>
      <w:pPr>
        <w:ind w:left="709" w:firstLine="0"/>
      </w:pPr>
      <w:rPr>
        <w:rFonts w:hint="default"/>
      </w:rPr>
    </w:lvl>
    <w:lvl w:ilvl="2">
      <w:start w:val="1"/>
      <w:numFmt w:val="decimal"/>
      <w:lvlText w:val="%1.%2.%3"/>
      <w:lvlJc w:val="left"/>
      <w:pPr>
        <w:ind w:left="1555" w:hanging="504"/>
      </w:pPr>
      <w:rPr>
        <w:rFonts w:hint="default"/>
      </w:rPr>
    </w:lvl>
    <w:lvl w:ilvl="3">
      <w:start w:val="1"/>
      <w:numFmt w:val="decimal"/>
      <w:lvlText w:val="%1.%2.%3.%4"/>
      <w:lvlJc w:val="left"/>
      <w:pPr>
        <w:ind w:left="2059" w:hanging="648"/>
      </w:pPr>
      <w:rPr>
        <w:rFonts w:hint="default"/>
      </w:rPr>
    </w:lvl>
    <w:lvl w:ilvl="4">
      <w:start w:val="1"/>
      <w:numFmt w:val="decimal"/>
      <w:lvlText w:val="%1.%2.%3.%4.%5"/>
      <w:lvlJc w:val="left"/>
      <w:pPr>
        <w:ind w:left="2563" w:hanging="792"/>
      </w:pPr>
      <w:rPr>
        <w:rFonts w:hint="default"/>
      </w:rPr>
    </w:lvl>
    <w:lvl w:ilvl="5">
      <w:start w:val="1"/>
      <w:numFmt w:val="decimal"/>
      <w:lvlText w:val="%1.%2.%3.%4.%5.%6"/>
      <w:lvlJc w:val="left"/>
      <w:pPr>
        <w:ind w:left="3067" w:hanging="936"/>
      </w:pPr>
      <w:rPr>
        <w:rFonts w:hint="default"/>
      </w:rPr>
    </w:lvl>
    <w:lvl w:ilvl="6">
      <w:start w:val="1"/>
      <w:numFmt w:val="decimal"/>
      <w:lvlText w:val="%1.%2.%3.%4.%5.%6.%7"/>
      <w:lvlJc w:val="left"/>
      <w:pPr>
        <w:ind w:left="3571" w:hanging="1080"/>
      </w:pPr>
      <w:rPr>
        <w:rFonts w:hint="default"/>
      </w:rPr>
    </w:lvl>
    <w:lvl w:ilvl="7">
      <w:start w:val="1"/>
      <w:numFmt w:val="decimal"/>
      <w:lvlText w:val="%1.%2.%3.%4.%5.%6.%7.%8"/>
      <w:lvlJc w:val="left"/>
      <w:pPr>
        <w:ind w:left="4075" w:hanging="1224"/>
      </w:pPr>
      <w:rPr>
        <w:rFonts w:hint="default"/>
      </w:rPr>
    </w:lvl>
    <w:lvl w:ilvl="8">
      <w:start w:val="1"/>
      <w:numFmt w:val="decimal"/>
      <w:lvlText w:val="%1.%2.%3.%4.%5.%6.%7.%8.%9"/>
      <w:lvlJc w:val="left"/>
      <w:pPr>
        <w:ind w:left="4651" w:hanging="1440"/>
      </w:pPr>
      <w:rPr>
        <w:rFonts w:hint="default"/>
      </w:rPr>
    </w:lvl>
  </w:abstractNum>
  <w:abstractNum w:abstractNumId="4" w15:restartNumberingAfterBreak="0">
    <w:nsid w:val="0AD54838"/>
    <w:multiLevelType w:val="multilevel"/>
    <w:tmpl w:val="4B52E8A6"/>
    <w:styleLink w:val="CurrentList15"/>
    <w:lvl w:ilvl="0">
      <w:start w:val="1"/>
      <w:numFmt w:val="decimal"/>
      <w:lvlText w:val="%1"/>
      <w:lvlJc w:val="left"/>
      <w:pPr>
        <w:ind w:left="709" w:hanging="340"/>
      </w:pPr>
      <w:rPr>
        <w:rFonts w:hint="default"/>
      </w:rPr>
    </w:lvl>
    <w:lvl w:ilvl="1">
      <w:start w:val="1"/>
      <w:numFmt w:val="decimal"/>
      <w:lvlText w:val="%1.%2"/>
      <w:lvlJc w:val="left"/>
      <w:pPr>
        <w:ind w:left="709" w:hanging="34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0D3A1669"/>
    <w:multiLevelType w:val="multilevel"/>
    <w:tmpl w:val="9B4EA250"/>
    <w:numStyleLink w:val="CurrentList5"/>
  </w:abstractNum>
  <w:abstractNum w:abstractNumId="6" w15:restartNumberingAfterBreak="0">
    <w:nsid w:val="0D4E19E7"/>
    <w:multiLevelType w:val="multilevel"/>
    <w:tmpl w:val="950E9E9A"/>
    <w:lvl w:ilvl="0">
      <w:start w:val="1"/>
      <w:numFmt w:val="decimal"/>
      <w:lvlText w:val="%1"/>
      <w:lvlJc w:val="left"/>
      <w:pPr>
        <w:ind w:left="709" w:hanging="340"/>
      </w:pPr>
      <w:rPr>
        <w:rFonts w:hint="default"/>
      </w:rPr>
    </w:lvl>
    <w:lvl w:ilvl="1">
      <w:start w:val="1"/>
      <w:numFmt w:val="decimal"/>
      <w:lvlText w:val="%1.%2"/>
      <w:lvlJc w:val="left"/>
      <w:pPr>
        <w:ind w:left="709" w:hanging="34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10A24B9C"/>
    <w:multiLevelType w:val="multilevel"/>
    <w:tmpl w:val="E4A0891C"/>
    <w:styleLink w:val="CurrentList8"/>
    <w:lvl w:ilvl="0">
      <w:start w:val="1"/>
      <w:numFmt w:val="decimal"/>
      <w:lvlText w:val="%1.1"/>
      <w:lvlJc w:val="left"/>
      <w:pPr>
        <w:ind w:left="680" w:hanging="340"/>
      </w:pPr>
      <w:rPr>
        <w:rFonts w:hint="default"/>
      </w:rPr>
    </w:lvl>
    <w:lvl w:ilvl="1">
      <w:start w:val="1"/>
      <w:numFmt w:val="decimal"/>
      <w:lvlText w:val="%2.1"/>
      <w:lvlJc w:val="left"/>
      <w:pPr>
        <w:ind w:left="709" w:firstLine="0"/>
      </w:pPr>
      <w:rPr>
        <w:rFonts w:hint="default"/>
      </w:rPr>
    </w:lvl>
    <w:lvl w:ilvl="2">
      <w:start w:val="1"/>
      <w:numFmt w:val="decimal"/>
      <w:lvlText w:val="%1.%2.%3"/>
      <w:lvlJc w:val="left"/>
      <w:pPr>
        <w:ind w:left="1555" w:hanging="504"/>
      </w:pPr>
      <w:rPr>
        <w:rFonts w:hint="default"/>
      </w:rPr>
    </w:lvl>
    <w:lvl w:ilvl="3">
      <w:start w:val="1"/>
      <w:numFmt w:val="decimal"/>
      <w:lvlText w:val="%1.%2.%3.%4"/>
      <w:lvlJc w:val="left"/>
      <w:pPr>
        <w:ind w:left="2059" w:hanging="648"/>
      </w:pPr>
      <w:rPr>
        <w:rFonts w:hint="default"/>
      </w:rPr>
    </w:lvl>
    <w:lvl w:ilvl="4">
      <w:start w:val="1"/>
      <w:numFmt w:val="decimal"/>
      <w:lvlText w:val="%1.%2.%3.%4.%5"/>
      <w:lvlJc w:val="left"/>
      <w:pPr>
        <w:ind w:left="2563" w:hanging="792"/>
      </w:pPr>
      <w:rPr>
        <w:rFonts w:hint="default"/>
      </w:rPr>
    </w:lvl>
    <w:lvl w:ilvl="5">
      <w:start w:val="1"/>
      <w:numFmt w:val="decimal"/>
      <w:lvlText w:val="%1.%2.%3.%4.%5.%6"/>
      <w:lvlJc w:val="left"/>
      <w:pPr>
        <w:ind w:left="3067" w:hanging="936"/>
      </w:pPr>
      <w:rPr>
        <w:rFonts w:hint="default"/>
      </w:rPr>
    </w:lvl>
    <w:lvl w:ilvl="6">
      <w:start w:val="1"/>
      <w:numFmt w:val="decimal"/>
      <w:lvlText w:val="%1.%2.%3.%4.%5.%6.%7"/>
      <w:lvlJc w:val="left"/>
      <w:pPr>
        <w:ind w:left="3571" w:hanging="1080"/>
      </w:pPr>
      <w:rPr>
        <w:rFonts w:hint="default"/>
      </w:rPr>
    </w:lvl>
    <w:lvl w:ilvl="7">
      <w:start w:val="1"/>
      <w:numFmt w:val="decimal"/>
      <w:lvlText w:val="%1.%2.%3.%4.%5.%6.%7.%8"/>
      <w:lvlJc w:val="left"/>
      <w:pPr>
        <w:ind w:left="4075" w:hanging="1224"/>
      </w:pPr>
      <w:rPr>
        <w:rFonts w:hint="default"/>
      </w:rPr>
    </w:lvl>
    <w:lvl w:ilvl="8">
      <w:start w:val="1"/>
      <w:numFmt w:val="decimal"/>
      <w:lvlText w:val="%1.%2.%3.%4.%5.%6.%7.%8.%9"/>
      <w:lvlJc w:val="left"/>
      <w:pPr>
        <w:ind w:left="4651" w:hanging="1440"/>
      </w:pPr>
      <w:rPr>
        <w:rFonts w:hint="default"/>
      </w:rPr>
    </w:lvl>
  </w:abstractNum>
  <w:abstractNum w:abstractNumId="8" w15:restartNumberingAfterBreak="0">
    <w:nsid w:val="11092E38"/>
    <w:multiLevelType w:val="multilevel"/>
    <w:tmpl w:val="ABF46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8B05C2"/>
    <w:multiLevelType w:val="multilevel"/>
    <w:tmpl w:val="50C4C4A6"/>
    <w:styleLink w:val="CurrentList18"/>
    <w:lvl w:ilvl="0">
      <w:start w:val="1"/>
      <w:numFmt w:val="decimal"/>
      <w:suff w:val="space"/>
      <w:lvlText w:val="%1"/>
      <w:lvlJc w:val="left"/>
      <w:pPr>
        <w:ind w:left="709" w:hanging="340"/>
      </w:pPr>
      <w:rPr>
        <w:rFonts w:hint="default"/>
      </w:rPr>
    </w:lvl>
    <w:lvl w:ilvl="1">
      <w:start w:val="1"/>
      <w:numFmt w:val="decimal"/>
      <w:lvlText w:val="%1.%2"/>
      <w:lvlJc w:val="left"/>
      <w:pPr>
        <w:ind w:left="709" w:hanging="34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244775E0"/>
    <w:multiLevelType w:val="multilevel"/>
    <w:tmpl w:val="E8D0FF88"/>
    <w:styleLink w:val="CurrentList16"/>
    <w:lvl w:ilvl="0">
      <w:start w:val="1"/>
      <w:numFmt w:val="decimal"/>
      <w:lvlText w:val="%1.1"/>
      <w:lvlJc w:val="left"/>
      <w:pPr>
        <w:ind w:left="1389" w:hanging="340"/>
      </w:pPr>
      <w:rPr>
        <w:rFonts w:hint="default"/>
      </w:rPr>
    </w:lvl>
    <w:lvl w:ilvl="1">
      <w:start w:val="1"/>
      <w:numFmt w:val="decimal"/>
      <w:lvlText w:val="%2.1"/>
      <w:lvlJc w:val="left"/>
      <w:pPr>
        <w:ind w:left="1778" w:hanging="360"/>
      </w:pPr>
      <w:rPr>
        <w:rFonts w:hint="default"/>
      </w:rPr>
    </w:lvl>
    <w:lvl w:ilvl="2">
      <w:start w:val="1"/>
      <w:numFmt w:val="decimal"/>
      <w:lvlText w:val="%1.%2.%3"/>
      <w:lvlJc w:val="left"/>
      <w:pPr>
        <w:ind w:left="2264" w:hanging="504"/>
      </w:pPr>
      <w:rPr>
        <w:rFonts w:hint="default"/>
      </w:rPr>
    </w:lvl>
    <w:lvl w:ilvl="3">
      <w:start w:val="1"/>
      <w:numFmt w:val="decimal"/>
      <w:lvlText w:val="%1.%2.%3.%4"/>
      <w:lvlJc w:val="left"/>
      <w:pPr>
        <w:ind w:left="2768" w:hanging="648"/>
      </w:pPr>
      <w:rPr>
        <w:rFonts w:hint="default"/>
      </w:rPr>
    </w:lvl>
    <w:lvl w:ilvl="4">
      <w:start w:val="1"/>
      <w:numFmt w:val="decimal"/>
      <w:lvlText w:val="%1.%2.%3.%4.%5"/>
      <w:lvlJc w:val="left"/>
      <w:pPr>
        <w:ind w:left="3272" w:hanging="792"/>
      </w:pPr>
      <w:rPr>
        <w:rFonts w:hint="default"/>
      </w:rPr>
    </w:lvl>
    <w:lvl w:ilvl="5">
      <w:start w:val="1"/>
      <w:numFmt w:val="decimal"/>
      <w:lvlText w:val="%1.%2.%3.%4.%5.%6"/>
      <w:lvlJc w:val="left"/>
      <w:pPr>
        <w:ind w:left="3776" w:hanging="936"/>
      </w:pPr>
      <w:rPr>
        <w:rFonts w:hint="default"/>
      </w:rPr>
    </w:lvl>
    <w:lvl w:ilvl="6">
      <w:start w:val="1"/>
      <w:numFmt w:val="decimal"/>
      <w:lvlText w:val="%1.%2.%3.%4.%5.%6.%7"/>
      <w:lvlJc w:val="left"/>
      <w:pPr>
        <w:ind w:left="4280" w:hanging="1080"/>
      </w:pPr>
      <w:rPr>
        <w:rFonts w:hint="default"/>
      </w:rPr>
    </w:lvl>
    <w:lvl w:ilvl="7">
      <w:start w:val="1"/>
      <w:numFmt w:val="decimal"/>
      <w:lvlText w:val="%1.%2.%3.%4.%5.%6.%7.%8"/>
      <w:lvlJc w:val="left"/>
      <w:pPr>
        <w:ind w:left="4784" w:hanging="1224"/>
      </w:pPr>
      <w:rPr>
        <w:rFonts w:hint="default"/>
      </w:rPr>
    </w:lvl>
    <w:lvl w:ilvl="8">
      <w:start w:val="1"/>
      <w:numFmt w:val="decimal"/>
      <w:lvlText w:val="%1.%2.%3.%4.%5.%6.%7.%8.%9"/>
      <w:lvlJc w:val="left"/>
      <w:pPr>
        <w:ind w:left="5360" w:hanging="1440"/>
      </w:pPr>
      <w:rPr>
        <w:rFonts w:hint="default"/>
      </w:rPr>
    </w:lvl>
  </w:abstractNum>
  <w:abstractNum w:abstractNumId="11" w15:restartNumberingAfterBreak="0">
    <w:nsid w:val="253B7CA8"/>
    <w:multiLevelType w:val="hybridMultilevel"/>
    <w:tmpl w:val="E836F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2B64FC"/>
    <w:multiLevelType w:val="multilevel"/>
    <w:tmpl w:val="C96AA28C"/>
    <w:styleLink w:val="CurrentList10"/>
    <w:lvl w:ilvl="0">
      <w:start w:val="1"/>
      <w:numFmt w:val="decimal"/>
      <w:lvlText w:val="%1.1"/>
      <w:lvlJc w:val="left"/>
      <w:pPr>
        <w:ind w:left="680" w:hanging="340"/>
      </w:pPr>
      <w:rPr>
        <w:rFonts w:hint="default"/>
      </w:rPr>
    </w:lvl>
    <w:lvl w:ilvl="1">
      <w:start w:val="1"/>
      <w:numFmt w:val="decimal"/>
      <w:lvlText w:val="%2.1"/>
      <w:lvlJc w:val="left"/>
      <w:pPr>
        <w:ind w:left="709" w:firstLine="0"/>
      </w:pPr>
      <w:rPr>
        <w:rFonts w:hint="default"/>
      </w:rPr>
    </w:lvl>
    <w:lvl w:ilvl="2">
      <w:start w:val="1"/>
      <w:numFmt w:val="decimal"/>
      <w:lvlText w:val="%1.%2.%3"/>
      <w:lvlJc w:val="left"/>
      <w:pPr>
        <w:ind w:left="1555" w:hanging="504"/>
      </w:pPr>
      <w:rPr>
        <w:rFonts w:hint="default"/>
      </w:rPr>
    </w:lvl>
    <w:lvl w:ilvl="3">
      <w:start w:val="1"/>
      <w:numFmt w:val="decimal"/>
      <w:lvlText w:val="%1.%2.%3.%4"/>
      <w:lvlJc w:val="left"/>
      <w:pPr>
        <w:ind w:left="2059" w:hanging="648"/>
      </w:pPr>
      <w:rPr>
        <w:rFonts w:hint="default"/>
      </w:rPr>
    </w:lvl>
    <w:lvl w:ilvl="4">
      <w:start w:val="1"/>
      <w:numFmt w:val="decimal"/>
      <w:lvlText w:val="%1.%2.%3.%4.%5"/>
      <w:lvlJc w:val="left"/>
      <w:pPr>
        <w:ind w:left="2563" w:hanging="792"/>
      </w:pPr>
      <w:rPr>
        <w:rFonts w:hint="default"/>
      </w:rPr>
    </w:lvl>
    <w:lvl w:ilvl="5">
      <w:start w:val="1"/>
      <w:numFmt w:val="decimal"/>
      <w:lvlText w:val="%1.%2.%3.%4.%5.%6"/>
      <w:lvlJc w:val="left"/>
      <w:pPr>
        <w:ind w:left="3067" w:hanging="936"/>
      </w:pPr>
      <w:rPr>
        <w:rFonts w:hint="default"/>
      </w:rPr>
    </w:lvl>
    <w:lvl w:ilvl="6">
      <w:start w:val="1"/>
      <w:numFmt w:val="decimal"/>
      <w:lvlText w:val="%1.%2.%3.%4.%5.%6.%7"/>
      <w:lvlJc w:val="left"/>
      <w:pPr>
        <w:ind w:left="3571" w:hanging="1080"/>
      </w:pPr>
      <w:rPr>
        <w:rFonts w:hint="default"/>
      </w:rPr>
    </w:lvl>
    <w:lvl w:ilvl="7">
      <w:start w:val="1"/>
      <w:numFmt w:val="decimal"/>
      <w:lvlText w:val="%1.%2.%3.%4.%5.%6.%7.%8"/>
      <w:lvlJc w:val="left"/>
      <w:pPr>
        <w:ind w:left="4075" w:hanging="1224"/>
      </w:pPr>
      <w:rPr>
        <w:rFonts w:hint="default"/>
      </w:rPr>
    </w:lvl>
    <w:lvl w:ilvl="8">
      <w:start w:val="1"/>
      <w:numFmt w:val="decimal"/>
      <w:lvlText w:val="%1.%2.%3.%4.%5.%6.%7.%8.%9"/>
      <w:lvlJc w:val="left"/>
      <w:pPr>
        <w:ind w:left="4651" w:hanging="1440"/>
      </w:pPr>
      <w:rPr>
        <w:rFonts w:hint="default"/>
      </w:rPr>
    </w:lvl>
  </w:abstractNum>
  <w:abstractNum w:abstractNumId="13" w15:restartNumberingAfterBreak="0">
    <w:nsid w:val="32EF3C75"/>
    <w:multiLevelType w:val="multilevel"/>
    <w:tmpl w:val="2CAE824A"/>
    <w:styleLink w:val="CurrentList11"/>
    <w:lvl w:ilvl="0">
      <w:start w:val="1"/>
      <w:numFmt w:val="decimal"/>
      <w:lvlText w:val="%1"/>
      <w:lvlJc w:val="left"/>
      <w:pPr>
        <w:ind w:left="709" w:firstLine="0"/>
      </w:pPr>
      <w:rPr>
        <w:rFonts w:hint="default"/>
      </w:rPr>
    </w:lvl>
    <w:lvl w:ilvl="1">
      <w:start w:val="1"/>
      <w:numFmt w:val="decimal"/>
      <w:lvlText w:val="%2%1.2"/>
      <w:lvlJc w:val="left"/>
      <w:pPr>
        <w:ind w:left="680" w:hanging="340"/>
      </w:pPr>
      <w:rPr>
        <w:rFonts w:hint="default"/>
      </w:rPr>
    </w:lvl>
    <w:lvl w:ilvl="2">
      <w:start w:val="1"/>
      <w:numFmt w:val="decimal"/>
      <w:lvlText w:val="%1.%2.%3"/>
      <w:lvlJc w:val="left"/>
      <w:pPr>
        <w:ind w:left="1555" w:hanging="504"/>
      </w:pPr>
      <w:rPr>
        <w:rFonts w:hint="default"/>
      </w:rPr>
    </w:lvl>
    <w:lvl w:ilvl="3">
      <w:start w:val="1"/>
      <w:numFmt w:val="decimal"/>
      <w:lvlText w:val="%1.%2.%3.%4"/>
      <w:lvlJc w:val="left"/>
      <w:pPr>
        <w:ind w:left="2059" w:hanging="648"/>
      </w:pPr>
      <w:rPr>
        <w:rFonts w:hint="default"/>
      </w:rPr>
    </w:lvl>
    <w:lvl w:ilvl="4">
      <w:start w:val="1"/>
      <w:numFmt w:val="decimal"/>
      <w:lvlText w:val="%1.%2.%3.%4.%5"/>
      <w:lvlJc w:val="left"/>
      <w:pPr>
        <w:ind w:left="2563" w:hanging="792"/>
      </w:pPr>
      <w:rPr>
        <w:rFonts w:hint="default"/>
      </w:rPr>
    </w:lvl>
    <w:lvl w:ilvl="5">
      <w:start w:val="1"/>
      <w:numFmt w:val="decimal"/>
      <w:lvlText w:val="%1.%2.%3.%4.%5.%6"/>
      <w:lvlJc w:val="left"/>
      <w:pPr>
        <w:ind w:left="3067" w:hanging="936"/>
      </w:pPr>
      <w:rPr>
        <w:rFonts w:hint="default"/>
      </w:rPr>
    </w:lvl>
    <w:lvl w:ilvl="6">
      <w:start w:val="1"/>
      <w:numFmt w:val="decimal"/>
      <w:lvlText w:val="%1.%2.%3.%4.%5.%6.%7"/>
      <w:lvlJc w:val="left"/>
      <w:pPr>
        <w:ind w:left="3571" w:hanging="1080"/>
      </w:pPr>
      <w:rPr>
        <w:rFonts w:hint="default"/>
      </w:rPr>
    </w:lvl>
    <w:lvl w:ilvl="7">
      <w:start w:val="1"/>
      <w:numFmt w:val="decimal"/>
      <w:lvlText w:val="%1.%2.%3.%4.%5.%6.%7.%8"/>
      <w:lvlJc w:val="left"/>
      <w:pPr>
        <w:ind w:left="4075" w:hanging="1224"/>
      </w:pPr>
      <w:rPr>
        <w:rFonts w:hint="default"/>
      </w:rPr>
    </w:lvl>
    <w:lvl w:ilvl="8">
      <w:start w:val="1"/>
      <w:numFmt w:val="decimal"/>
      <w:lvlText w:val="%1.%2.%3.%4.%5.%6.%7.%8.%9"/>
      <w:lvlJc w:val="left"/>
      <w:pPr>
        <w:ind w:left="4651" w:hanging="1440"/>
      </w:pPr>
      <w:rPr>
        <w:rFonts w:hint="default"/>
      </w:rPr>
    </w:lvl>
  </w:abstractNum>
  <w:abstractNum w:abstractNumId="14" w15:restartNumberingAfterBreak="0">
    <w:nsid w:val="36ED5D26"/>
    <w:multiLevelType w:val="multilevel"/>
    <w:tmpl w:val="4EB280AE"/>
    <w:styleLink w:val="CurrentList6"/>
    <w:lvl w:ilvl="0">
      <w:start w:val="1"/>
      <w:numFmt w:val="decimal"/>
      <w:lvlText w:val="%1.1"/>
      <w:lvlJc w:val="left"/>
      <w:pPr>
        <w:ind w:left="1758" w:hanging="340"/>
      </w:pPr>
      <w:rPr>
        <w:rFonts w:hint="default"/>
      </w:rPr>
    </w:lvl>
    <w:lvl w:ilvl="1">
      <w:start w:val="1"/>
      <w:numFmt w:val="decimal"/>
      <w:lvlText w:val="%1.%2"/>
      <w:lvlJc w:val="left"/>
      <w:pPr>
        <w:ind w:left="1758" w:hanging="340"/>
      </w:pPr>
      <w:rPr>
        <w:rFonts w:hint="default"/>
      </w:rPr>
    </w:lvl>
    <w:lvl w:ilvl="2">
      <w:start w:val="1"/>
      <w:numFmt w:val="decimal"/>
      <w:lvlText w:val="%1.%2.%3"/>
      <w:lvlJc w:val="left"/>
      <w:pPr>
        <w:ind w:left="2633" w:hanging="504"/>
      </w:pPr>
      <w:rPr>
        <w:rFonts w:hint="default"/>
      </w:rPr>
    </w:lvl>
    <w:lvl w:ilvl="3">
      <w:start w:val="1"/>
      <w:numFmt w:val="decimal"/>
      <w:lvlText w:val="%1.%2.%3.%4"/>
      <w:lvlJc w:val="left"/>
      <w:pPr>
        <w:ind w:left="3137" w:hanging="648"/>
      </w:pPr>
      <w:rPr>
        <w:rFonts w:hint="default"/>
      </w:rPr>
    </w:lvl>
    <w:lvl w:ilvl="4">
      <w:start w:val="1"/>
      <w:numFmt w:val="decimal"/>
      <w:lvlText w:val="%1.%2.%3.%4.%5"/>
      <w:lvlJc w:val="left"/>
      <w:pPr>
        <w:ind w:left="3641" w:hanging="792"/>
      </w:pPr>
      <w:rPr>
        <w:rFonts w:hint="default"/>
      </w:rPr>
    </w:lvl>
    <w:lvl w:ilvl="5">
      <w:start w:val="1"/>
      <w:numFmt w:val="decimal"/>
      <w:lvlText w:val="%1.%2.%3.%4.%5.%6"/>
      <w:lvlJc w:val="left"/>
      <w:pPr>
        <w:ind w:left="4145" w:hanging="936"/>
      </w:pPr>
      <w:rPr>
        <w:rFonts w:hint="default"/>
      </w:rPr>
    </w:lvl>
    <w:lvl w:ilvl="6">
      <w:start w:val="1"/>
      <w:numFmt w:val="decimal"/>
      <w:lvlText w:val="%1.%2.%3.%4.%5.%6.%7"/>
      <w:lvlJc w:val="left"/>
      <w:pPr>
        <w:ind w:left="4649" w:hanging="1080"/>
      </w:pPr>
      <w:rPr>
        <w:rFonts w:hint="default"/>
      </w:rPr>
    </w:lvl>
    <w:lvl w:ilvl="7">
      <w:start w:val="1"/>
      <w:numFmt w:val="decimal"/>
      <w:lvlText w:val="%1.%2.%3.%4.%5.%6.%7.%8"/>
      <w:lvlJc w:val="left"/>
      <w:pPr>
        <w:ind w:left="5153" w:hanging="1224"/>
      </w:pPr>
      <w:rPr>
        <w:rFonts w:hint="default"/>
      </w:rPr>
    </w:lvl>
    <w:lvl w:ilvl="8">
      <w:start w:val="1"/>
      <w:numFmt w:val="decimal"/>
      <w:lvlText w:val="%1.%2.%3.%4.%5.%6.%7.%8.%9"/>
      <w:lvlJc w:val="left"/>
      <w:pPr>
        <w:ind w:left="5729" w:hanging="1440"/>
      </w:pPr>
      <w:rPr>
        <w:rFonts w:hint="default"/>
      </w:rPr>
    </w:lvl>
  </w:abstractNum>
  <w:abstractNum w:abstractNumId="15" w15:restartNumberingAfterBreak="0">
    <w:nsid w:val="38A26E34"/>
    <w:multiLevelType w:val="hybridMultilevel"/>
    <w:tmpl w:val="1FFA4014"/>
    <w:lvl w:ilvl="0" w:tplc="E9ECC976">
      <w:start w:val="1"/>
      <w:numFmt w:val="decimal"/>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6" w15:restartNumberingAfterBreak="0">
    <w:nsid w:val="3B840576"/>
    <w:multiLevelType w:val="multilevel"/>
    <w:tmpl w:val="76C49EC6"/>
    <w:styleLink w:val="CurrentList1"/>
    <w:lvl w:ilvl="0">
      <w:start w:val="1"/>
      <w:numFmt w:val="decimal"/>
      <w:lvlText w:val="%1.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CEE305F"/>
    <w:multiLevelType w:val="multilevel"/>
    <w:tmpl w:val="C742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C2886"/>
    <w:multiLevelType w:val="multilevel"/>
    <w:tmpl w:val="E4A0891C"/>
    <w:lvl w:ilvl="0">
      <w:start w:val="1"/>
      <w:numFmt w:val="decimal"/>
      <w:lvlText w:val="%1.1"/>
      <w:lvlJc w:val="left"/>
      <w:pPr>
        <w:ind w:left="680" w:hanging="340"/>
      </w:pPr>
      <w:rPr>
        <w:rFonts w:hint="default"/>
      </w:rPr>
    </w:lvl>
    <w:lvl w:ilvl="1">
      <w:start w:val="1"/>
      <w:numFmt w:val="decimal"/>
      <w:lvlText w:val="%2.1"/>
      <w:lvlJc w:val="left"/>
      <w:pPr>
        <w:ind w:left="709" w:firstLine="0"/>
      </w:pPr>
      <w:rPr>
        <w:rFonts w:hint="default"/>
      </w:rPr>
    </w:lvl>
    <w:lvl w:ilvl="2">
      <w:start w:val="1"/>
      <w:numFmt w:val="decimal"/>
      <w:lvlText w:val="%1.%2.%3"/>
      <w:lvlJc w:val="left"/>
      <w:pPr>
        <w:ind w:left="1555" w:hanging="504"/>
      </w:pPr>
      <w:rPr>
        <w:rFonts w:hint="default"/>
      </w:rPr>
    </w:lvl>
    <w:lvl w:ilvl="3">
      <w:start w:val="1"/>
      <w:numFmt w:val="decimal"/>
      <w:lvlText w:val="%1.%2.%3.%4"/>
      <w:lvlJc w:val="left"/>
      <w:pPr>
        <w:ind w:left="2059" w:hanging="648"/>
      </w:pPr>
      <w:rPr>
        <w:rFonts w:hint="default"/>
      </w:rPr>
    </w:lvl>
    <w:lvl w:ilvl="4">
      <w:start w:val="1"/>
      <w:numFmt w:val="decimal"/>
      <w:lvlText w:val="%1.%2.%3.%4.%5"/>
      <w:lvlJc w:val="left"/>
      <w:pPr>
        <w:ind w:left="2563" w:hanging="792"/>
      </w:pPr>
      <w:rPr>
        <w:rFonts w:hint="default"/>
      </w:rPr>
    </w:lvl>
    <w:lvl w:ilvl="5">
      <w:start w:val="1"/>
      <w:numFmt w:val="decimal"/>
      <w:lvlText w:val="%1.%2.%3.%4.%5.%6"/>
      <w:lvlJc w:val="left"/>
      <w:pPr>
        <w:ind w:left="3067" w:hanging="936"/>
      </w:pPr>
      <w:rPr>
        <w:rFonts w:hint="default"/>
      </w:rPr>
    </w:lvl>
    <w:lvl w:ilvl="6">
      <w:start w:val="1"/>
      <w:numFmt w:val="decimal"/>
      <w:lvlText w:val="%1.%2.%3.%4.%5.%6.%7"/>
      <w:lvlJc w:val="left"/>
      <w:pPr>
        <w:ind w:left="3571" w:hanging="1080"/>
      </w:pPr>
      <w:rPr>
        <w:rFonts w:hint="default"/>
      </w:rPr>
    </w:lvl>
    <w:lvl w:ilvl="7">
      <w:start w:val="1"/>
      <w:numFmt w:val="decimal"/>
      <w:lvlText w:val="%1.%2.%3.%4.%5.%6.%7.%8"/>
      <w:lvlJc w:val="left"/>
      <w:pPr>
        <w:ind w:left="4075" w:hanging="1224"/>
      </w:pPr>
      <w:rPr>
        <w:rFonts w:hint="default"/>
      </w:rPr>
    </w:lvl>
    <w:lvl w:ilvl="8">
      <w:start w:val="1"/>
      <w:numFmt w:val="decimal"/>
      <w:lvlText w:val="%1.%2.%3.%4.%5.%6.%7.%8.%9"/>
      <w:lvlJc w:val="left"/>
      <w:pPr>
        <w:ind w:left="4651" w:hanging="1440"/>
      </w:pPr>
      <w:rPr>
        <w:rFonts w:hint="default"/>
      </w:rPr>
    </w:lvl>
  </w:abstractNum>
  <w:abstractNum w:abstractNumId="19" w15:restartNumberingAfterBreak="0">
    <w:nsid w:val="3F8F7F75"/>
    <w:multiLevelType w:val="multilevel"/>
    <w:tmpl w:val="DADA8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B653D0"/>
    <w:multiLevelType w:val="multilevel"/>
    <w:tmpl w:val="BCB4E0AE"/>
    <w:lvl w:ilvl="0">
      <w:start w:val="1"/>
      <w:numFmt w:val="decimal"/>
      <w:pStyle w:val="Heading1"/>
      <w:suff w:val="space"/>
      <w:lvlText w:val="%1"/>
      <w:lvlJc w:val="left"/>
      <w:pPr>
        <w:ind w:left="4309" w:hanging="340"/>
      </w:pPr>
      <w:rPr>
        <w:rFonts w:hint="default"/>
      </w:rPr>
    </w:lvl>
    <w:lvl w:ilvl="1">
      <w:start w:val="1"/>
      <w:numFmt w:val="decimal"/>
      <w:pStyle w:val="Heading2"/>
      <w:suff w:val="space"/>
      <w:lvlText w:val="%1.%2"/>
      <w:lvlJc w:val="left"/>
      <w:pPr>
        <w:ind w:left="709" w:hanging="340"/>
      </w:pPr>
      <w:rPr>
        <w:rFonts w:hint="default"/>
      </w:rPr>
    </w:lvl>
    <w:lvl w:ilvl="2">
      <w:start w:val="1"/>
      <w:numFmt w:val="decimal"/>
      <w:pStyle w:val="Heading3"/>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44C90381"/>
    <w:multiLevelType w:val="multilevel"/>
    <w:tmpl w:val="46D0F20E"/>
    <w:styleLink w:val="CurrentList9"/>
    <w:lvl w:ilvl="0">
      <w:start w:val="1"/>
      <w:numFmt w:val="decimal"/>
      <w:lvlText w:val="%1.1"/>
      <w:lvlJc w:val="left"/>
      <w:pPr>
        <w:ind w:left="680" w:hanging="340"/>
      </w:pPr>
      <w:rPr>
        <w:rFonts w:hint="default"/>
      </w:rPr>
    </w:lvl>
    <w:lvl w:ilvl="1">
      <w:start w:val="3"/>
      <w:numFmt w:val="decimal"/>
      <w:lvlText w:val="%2.1"/>
      <w:lvlJc w:val="left"/>
      <w:pPr>
        <w:ind w:left="709" w:firstLine="0"/>
      </w:pPr>
      <w:rPr>
        <w:rFonts w:hint="default"/>
      </w:rPr>
    </w:lvl>
    <w:lvl w:ilvl="2">
      <w:start w:val="1"/>
      <w:numFmt w:val="decimal"/>
      <w:lvlText w:val="%1.%2.%3"/>
      <w:lvlJc w:val="left"/>
      <w:pPr>
        <w:ind w:left="1555" w:hanging="504"/>
      </w:pPr>
      <w:rPr>
        <w:rFonts w:hint="default"/>
      </w:rPr>
    </w:lvl>
    <w:lvl w:ilvl="3">
      <w:start w:val="1"/>
      <w:numFmt w:val="decimal"/>
      <w:lvlText w:val="%1.%2.%3.%4"/>
      <w:lvlJc w:val="left"/>
      <w:pPr>
        <w:ind w:left="2059" w:hanging="648"/>
      </w:pPr>
      <w:rPr>
        <w:rFonts w:hint="default"/>
      </w:rPr>
    </w:lvl>
    <w:lvl w:ilvl="4">
      <w:start w:val="1"/>
      <w:numFmt w:val="decimal"/>
      <w:lvlText w:val="%1.%2.%3.%4.%5"/>
      <w:lvlJc w:val="left"/>
      <w:pPr>
        <w:ind w:left="2563" w:hanging="792"/>
      </w:pPr>
      <w:rPr>
        <w:rFonts w:hint="default"/>
      </w:rPr>
    </w:lvl>
    <w:lvl w:ilvl="5">
      <w:start w:val="1"/>
      <w:numFmt w:val="decimal"/>
      <w:lvlText w:val="%1.%2.%3.%4.%5.%6"/>
      <w:lvlJc w:val="left"/>
      <w:pPr>
        <w:ind w:left="3067" w:hanging="936"/>
      </w:pPr>
      <w:rPr>
        <w:rFonts w:hint="default"/>
      </w:rPr>
    </w:lvl>
    <w:lvl w:ilvl="6">
      <w:start w:val="1"/>
      <w:numFmt w:val="decimal"/>
      <w:lvlText w:val="%1.%2.%3.%4.%5.%6.%7"/>
      <w:lvlJc w:val="left"/>
      <w:pPr>
        <w:ind w:left="3571" w:hanging="1080"/>
      </w:pPr>
      <w:rPr>
        <w:rFonts w:hint="default"/>
      </w:rPr>
    </w:lvl>
    <w:lvl w:ilvl="7">
      <w:start w:val="1"/>
      <w:numFmt w:val="decimal"/>
      <w:lvlText w:val="%1.%2.%3.%4.%5.%6.%7.%8"/>
      <w:lvlJc w:val="left"/>
      <w:pPr>
        <w:ind w:left="4075" w:hanging="1224"/>
      </w:pPr>
      <w:rPr>
        <w:rFonts w:hint="default"/>
      </w:rPr>
    </w:lvl>
    <w:lvl w:ilvl="8">
      <w:start w:val="1"/>
      <w:numFmt w:val="decimal"/>
      <w:lvlText w:val="%1.%2.%3.%4.%5.%6.%7.%8.%9"/>
      <w:lvlJc w:val="left"/>
      <w:pPr>
        <w:ind w:left="4651" w:hanging="1440"/>
      </w:pPr>
      <w:rPr>
        <w:rFonts w:hint="default"/>
      </w:rPr>
    </w:lvl>
  </w:abstractNum>
  <w:abstractNum w:abstractNumId="22" w15:restartNumberingAfterBreak="0">
    <w:nsid w:val="4A5A24A5"/>
    <w:multiLevelType w:val="multilevel"/>
    <w:tmpl w:val="73C0F512"/>
    <w:lvl w:ilvl="0">
      <w:start w:val="1"/>
      <w:numFmt w:val="decimal"/>
      <w:suff w:val="space"/>
      <w:lvlText w:val="%1"/>
      <w:lvlJc w:val="left"/>
      <w:pPr>
        <w:ind w:left="8550" w:hanging="360"/>
      </w:pPr>
      <w:rPr>
        <w:rFonts w:hint="default"/>
      </w:rPr>
    </w:lvl>
    <w:lvl w:ilvl="1">
      <w:start w:val="1"/>
      <w:numFmt w:val="decimal"/>
      <w:isLgl/>
      <w:suff w:val="space"/>
      <w:lvlText w:val="%1.%2"/>
      <w:lvlJc w:val="left"/>
      <w:pPr>
        <w:ind w:left="1571" w:hanging="720"/>
      </w:pPr>
      <w:rPr>
        <w:rFonts w:eastAsia="Times New Roman" w:hint="default"/>
      </w:rPr>
    </w:lvl>
    <w:lvl w:ilvl="2">
      <w:start w:val="1"/>
      <w:numFmt w:val="decimal"/>
      <w:isLgl/>
      <w:lvlText w:val="%1.%2.%3."/>
      <w:lvlJc w:val="left"/>
      <w:pPr>
        <w:ind w:left="2498" w:hanging="720"/>
      </w:pPr>
      <w:rPr>
        <w:rFonts w:eastAsia="Times New Roman" w:hint="default"/>
      </w:rPr>
    </w:lvl>
    <w:lvl w:ilvl="3">
      <w:start w:val="1"/>
      <w:numFmt w:val="decimal"/>
      <w:isLgl/>
      <w:lvlText w:val="%1.%2.%3.%4."/>
      <w:lvlJc w:val="left"/>
      <w:pPr>
        <w:ind w:left="2858" w:hanging="1080"/>
      </w:pPr>
      <w:rPr>
        <w:rFonts w:eastAsia="Times New Roman" w:hint="default"/>
      </w:rPr>
    </w:lvl>
    <w:lvl w:ilvl="4">
      <w:start w:val="1"/>
      <w:numFmt w:val="decimal"/>
      <w:isLgl/>
      <w:lvlText w:val="%1.%2.%3.%4.%5."/>
      <w:lvlJc w:val="left"/>
      <w:pPr>
        <w:ind w:left="2858" w:hanging="1080"/>
      </w:pPr>
      <w:rPr>
        <w:rFonts w:eastAsia="Times New Roman" w:hint="default"/>
      </w:rPr>
    </w:lvl>
    <w:lvl w:ilvl="5">
      <w:start w:val="1"/>
      <w:numFmt w:val="decimal"/>
      <w:isLgl/>
      <w:lvlText w:val="%1.%2.%3.%4.%5.%6."/>
      <w:lvlJc w:val="left"/>
      <w:pPr>
        <w:ind w:left="3218" w:hanging="1440"/>
      </w:pPr>
      <w:rPr>
        <w:rFonts w:eastAsia="Times New Roman" w:hint="default"/>
      </w:rPr>
    </w:lvl>
    <w:lvl w:ilvl="6">
      <w:start w:val="1"/>
      <w:numFmt w:val="decimal"/>
      <w:isLgl/>
      <w:lvlText w:val="%1.%2.%3.%4.%5.%6.%7."/>
      <w:lvlJc w:val="left"/>
      <w:pPr>
        <w:ind w:left="3578" w:hanging="1800"/>
      </w:pPr>
      <w:rPr>
        <w:rFonts w:eastAsia="Times New Roman" w:hint="default"/>
      </w:rPr>
    </w:lvl>
    <w:lvl w:ilvl="7">
      <w:start w:val="1"/>
      <w:numFmt w:val="decimal"/>
      <w:isLgl/>
      <w:lvlText w:val="%1.%2.%3.%4.%5.%6.%7.%8."/>
      <w:lvlJc w:val="left"/>
      <w:pPr>
        <w:ind w:left="3578" w:hanging="1800"/>
      </w:pPr>
      <w:rPr>
        <w:rFonts w:eastAsia="Times New Roman" w:hint="default"/>
      </w:rPr>
    </w:lvl>
    <w:lvl w:ilvl="8">
      <w:start w:val="1"/>
      <w:numFmt w:val="decimal"/>
      <w:isLgl/>
      <w:lvlText w:val="%1.%2.%3.%4.%5.%6.%7.%8.%9."/>
      <w:lvlJc w:val="left"/>
      <w:pPr>
        <w:ind w:left="3938" w:hanging="2160"/>
      </w:pPr>
      <w:rPr>
        <w:rFonts w:eastAsia="Times New Roman" w:hint="default"/>
      </w:rPr>
    </w:lvl>
  </w:abstractNum>
  <w:abstractNum w:abstractNumId="23" w15:restartNumberingAfterBreak="0">
    <w:nsid w:val="4AF43C1C"/>
    <w:multiLevelType w:val="multilevel"/>
    <w:tmpl w:val="73C0F512"/>
    <w:lvl w:ilvl="0">
      <w:start w:val="1"/>
      <w:numFmt w:val="decimal"/>
      <w:suff w:val="space"/>
      <w:lvlText w:val="%1"/>
      <w:lvlJc w:val="left"/>
      <w:pPr>
        <w:ind w:left="8550" w:hanging="360"/>
      </w:pPr>
      <w:rPr>
        <w:rFonts w:hint="default"/>
      </w:rPr>
    </w:lvl>
    <w:lvl w:ilvl="1">
      <w:start w:val="1"/>
      <w:numFmt w:val="decimal"/>
      <w:isLgl/>
      <w:suff w:val="space"/>
      <w:lvlText w:val="%1.%2"/>
      <w:lvlJc w:val="left"/>
      <w:pPr>
        <w:ind w:left="1571" w:hanging="720"/>
      </w:pPr>
      <w:rPr>
        <w:rFonts w:eastAsia="Times New Roman" w:hint="default"/>
      </w:rPr>
    </w:lvl>
    <w:lvl w:ilvl="2">
      <w:start w:val="1"/>
      <w:numFmt w:val="decimal"/>
      <w:isLgl/>
      <w:lvlText w:val="%1.%2.%3."/>
      <w:lvlJc w:val="left"/>
      <w:pPr>
        <w:ind w:left="2498" w:hanging="720"/>
      </w:pPr>
      <w:rPr>
        <w:rFonts w:eastAsia="Times New Roman" w:hint="default"/>
      </w:rPr>
    </w:lvl>
    <w:lvl w:ilvl="3">
      <w:start w:val="1"/>
      <w:numFmt w:val="decimal"/>
      <w:isLgl/>
      <w:lvlText w:val="%1.%2.%3.%4."/>
      <w:lvlJc w:val="left"/>
      <w:pPr>
        <w:ind w:left="2858" w:hanging="1080"/>
      </w:pPr>
      <w:rPr>
        <w:rFonts w:eastAsia="Times New Roman" w:hint="default"/>
      </w:rPr>
    </w:lvl>
    <w:lvl w:ilvl="4">
      <w:start w:val="1"/>
      <w:numFmt w:val="decimal"/>
      <w:isLgl/>
      <w:lvlText w:val="%1.%2.%3.%4.%5."/>
      <w:lvlJc w:val="left"/>
      <w:pPr>
        <w:ind w:left="2858" w:hanging="1080"/>
      </w:pPr>
      <w:rPr>
        <w:rFonts w:eastAsia="Times New Roman" w:hint="default"/>
      </w:rPr>
    </w:lvl>
    <w:lvl w:ilvl="5">
      <w:start w:val="1"/>
      <w:numFmt w:val="decimal"/>
      <w:isLgl/>
      <w:lvlText w:val="%1.%2.%3.%4.%5.%6."/>
      <w:lvlJc w:val="left"/>
      <w:pPr>
        <w:ind w:left="3218" w:hanging="1440"/>
      </w:pPr>
      <w:rPr>
        <w:rFonts w:eastAsia="Times New Roman" w:hint="default"/>
      </w:rPr>
    </w:lvl>
    <w:lvl w:ilvl="6">
      <w:start w:val="1"/>
      <w:numFmt w:val="decimal"/>
      <w:isLgl/>
      <w:lvlText w:val="%1.%2.%3.%4.%5.%6.%7."/>
      <w:lvlJc w:val="left"/>
      <w:pPr>
        <w:ind w:left="3578" w:hanging="1800"/>
      </w:pPr>
      <w:rPr>
        <w:rFonts w:eastAsia="Times New Roman" w:hint="default"/>
      </w:rPr>
    </w:lvl>
    <w:lvl w:ilvl="7">
      <w:start w:val="1"/>
      <w:numFmt w:val="decimal"/>
      <w:isLgl/>
      <w:lvlText w:val="%1.%2.%3.%4.%5.%6.%7.%8."/>
      <w:lvlJc w:val="left"/>
      <w:pPr>
        <w:ind w:left="3578" w:hanging="1800"/>
      </w:pPr>
      <w:rPr>
        <w:rFonts w:eastAsia="Times New Roman" w:hint="default"/>
      </w:rPr>
    </w:lvl>
    <w:lvl w:ilvl="8">
      <w:start w:val="1"/>
      <w:numFmt w:val="decimal"/>
      <w:isLgl/>
      <w:lvlText w:val="%1.%2.%3.%4.%5.%6.%7.%8.%9."/>
      <w:lvlJc w:val="left"/>
      <w:pPr>
        <w:ind w:left="3938" w:hanging="2160"/>
      </w:pPr>
      <w:rPr>
        <w:rFonts w:eastAsia="Times New Roman" w:hint="default"/>
      </w:rPr>
    </w:lvl>
  </w:abstractNum>
  <w:abstractNum w:abstractNumId="24" w15:restartNumberingAfterBreak="0">
    <w:nsid w:val="4CE81379"/>
    <w:multiLevelType w:val="multilevel"/>
    <w:tmpl w:val="4B52E8A6"/>
    <w:styleLink w:val="CurrentList14"/>
    <w:lvl w:ilvl="0">
      <w:start w:val="1"/>
      <w:numFmt w:val="decimal"/>
      <w:lvlText w:val="%1"/>
      <w:lvlJc w:val="left"/>
      <w:pPr>
        <w:ind w:left="709" w:hanging="340"/>
      </w:pPr>
      <w:rPr>
        <w:rFonts w:hint="default"/>
      </w:rPr>
    </w:lvl>
    <w:lvl w:ilvl="1">
      <w:start w:val="1"/>
      <w:numFmt w:val="decimal"/>
      <w:lvlText w:val="%1.%2"/>
      <w:lvlJc w:val="left"/>
      <w:pPr>
        <w:ind w:left="709" w:hanging="34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5" w15:restartNumberingAfterBreak="0">
    <w:nsid w:val="4D5E5BB2"/>
    <w:multiLevelType w:val="multilevel"/>
    <w:tmpl w:val="5A945FF4"/>
    <w:styleLink w:val="CurrentList12"/>
    <w:lvl w:ilvl="0">
      <w:start w:val="1"/>
      <w:numFmt w:val="decimal"/>
      <w:lvlText w:val="%1.1"/>
      <w:lvlJc w:val="left"/>
      <w:pPr>
        <w:ind w:left="680" w:hanging="340"/>
      </w:pPr>
      <w:rPr>
        <w:rFonts w:hint="default"/>
      </w:rPr>
    </w:lvl>
    <w:lvl w:ilvl="1">
      <w:start w:val="1"/>
      <w:numFmt w:val="decimal"/>
      <w:lvlText w:val="%2.1"/>
      <w:lvlJc w:val="left"/>
      <w:pPr>
        <w:ind w:left="709" w:firstLine="0"/>
      </w:pPr>
      <w:rPr>
        <w:rFonts w:hint="default"/>
      </w:rPr>
    </w:lvl>
    <w:lvl w:ilvl="2">
      <w:start w:val="1"/>
      <w:numFmt w:val="decimal"/>
      <w:lvlText w:val="%1.%2.%3"/>
      <w:lvlJc w:val="left"/>
      <w:pPr>
        <w:ind w:left="1555" w:hanging="504"/>
      </w:pPr>
      <w:rPr>
        <w:rFonts w:hint="default"/>
      </w:rPr>
    </w:lvl>
    <w:lvl w:ilvl="3">
      <w:start w:val="1"/>
      <w:numFmt w:val="decimal"/>
      <w:lvlText w:val="%1.%2.%3.%4"/>
      <w:lvlJc w:val="left"/>
      <w:pPr>
        <w:ind w:left="2059" w:hanging="648"/>
      </w:pPr>
      <w:rPr>
        <w:rFonts w:hint="default"/>
      </w:rPr>
    </w:lvl>
    <w:lvl w:ilvl="4">
      <w:start w:val="1"/>
      <w:numFmt w:val="decimal"/>
      <w:lvlText w:val="%1.%2.%3.%4.%5"/>
      <w:lvlJc w:val="left"/>
      <w:pPr>
        <w:ind w:left="2563" w:hanging="792"/>
      </w:pPr>
      <w:rPr>
        <w:rFonts w:hint="default"/>
      </w:rPr>
    </w:lvl>
    <w:lvl w:ilvl="5">
      <w:start w:val="1"/>
      <w:numFmt w:val="decimal"/>
      <w:lvlText w:val="%1.%2.%3.%4.%5.%6"/>
      <w:lvlJc w:val="left"/>
      <w:pPr>
        <w:ind w:left="3067" w:hanging="936"/>
      </w:pPr>
      <w:rPr>
        <w:rFonts w:hint="default"/>
      </w:rPr>
    </w:lvl>
    <w:lvl w:ilvl="6">
      <w:start w:val="1"/>
      <w:numFmt w:val="decimal"/>
      <w:lvlText w:val="%1.%2.%3.%4.%5.%6.%7"/>
      <w:lvlJc w:val="left"/>
      <w:pPr>
        <w:ind w:left="3571" w:hanging="1080"/>
      </w:pPr>
      <w:rPr>
        <w:rFonts w:hint="default"/>
      </w:rPr>
    </w:lvl>
    <w:lvl w:ilvl="7">
      <w:start w:val="1"/>
      <w:numFmt w:val="decimal"/>
      <w:lvlText w:val="%1.%2.%3.%4.%5.%6.%7.%8"/>
      <w:lvlJc w:val="left"/>
      <w:pPr>
        <w:ind w:left="4075" w:hanging="1224"/>
      </w:pPr>
      <w:rPr>
        <w:rFonts w:hint="default"/>
      </w:rPr>
    </w:lvl>
    <w:lvl w:ilvl="8">
      <w:start w:val="1"/>
      <w:numFmt w:val="decimal"/>
      <w:lvlText w:val="%1.%2.%3.%4.%5.%6.%7.%8.%9"/>
      <w:lvlJc w:val="left"/>
      <w:pPr>
        <w:ind w:left="4651" w:hanging="1440"/>
      </w:pPr>
      <w:rPr>
        <w:rFonts w:hint="default"/>
      </w:rPr>
    </w:lvl>
  </w:abstractNum>
  <w:abstractNum w:abstractNumId="26" w15:restartNumberingAfterBreak="0">
    <w:nsid w:val="4E154314"/>
    <w:multiLevelType w:val="multilevel"/>
    <w:tmpl w:val="E8D0FF88"/>
    <w:lvl w:ilvl="0">
      <w:start w:val="1"/>
      <w:numFmt w:val="decimal"/>
      <w:lvlText w:val="%1.1"/>
      <w:lvlJc w:val="left"/>
      <w:pPr>
        <w:ind w:left="1389" w:hanging="340"/>
      </w:pPr>
      <w:rPr>
        <w:rFonts w:hint="default"/>
      </w:rPr>
    </w:lvl>
    <w:lvl w:ilvl="1">
      <w:start w:val="1"/>
      <w:numFmt w:val="decimal"/>
      <w:lvlText w:val="%2.1"/>
      <w:lvlJc w:val="left"/>
      <w:pPr>
        <w:ind w:left="1778" w:hanging="360"/>
      </w:pPr>
      <w:rPr>
        <w:rFonts w:hint="default"/>
      </w:rPr>
    </w:lvl>
    <w:lvl w:ilvl="2">
      <w:start w:val="1"/>
      <w:numFmt w:val="decimal"/>
      <w:lvlText w:val="%1.%2.%3"/>
      <w:lvlJc w:val="left"/>
      <w:pPr>
        <w:ind w:left="2264" w:hanging="504"/>
      </w:pPr>
      <w:rPr>
        <w:rFonts w:hint="default"/>
      </w:rPr>
    </w:lvl>
    <w:lvl w:ilvl="3">
      <w:start w:val="1"/>
      <w:numFmt w:val="decimal"/>
      <w:lvlText w:val="%1.%2.%3.%4"/>
      <w:lvlJc w:val="left"/>
      <w:pPr>
        <w:ind w:left="2768" w:hanging="648"/>
      </w:pPr>
      <w:rPr>
        <w:rFonts w:hint="default"/>
      </w:rPr>
    </w:lvl>
    <w:lvl w:ilvl="4">
      <w:start w:val="1"/>
      <w:numFmt w:val="decimal"/>
      <w:lvlText w:val="%1.%2.%3.%4.%5"/>
      <w:lvlJc w:val="left"/>
      <w:pPr>
        <w:ind w:left="3272" w:hanging="792"/>
      </w:pPr>
      <w:rPr>
        <w:rFonts w:hint="default"/>
      </w:rPr>
    </w:lvl>
    <w:lvl w:ilvl="5">
      <w:start w:val="1"/>
      <w:numFmt w:val="decimal"/>
      <w:lvlText w:val="%1.%2.%3.%4.%5.%6"/>
      <w:lvlJc w:val="left"/>
      <w:pPr>
        <w:ind w:left="3776" w:hanging="936"/>
      </w:pPr>
      <w:rPr>
        <w:rFonts w:hint="default"/>
      </w:rPr>
    </w:lvl>
    <w:lvl w:ilvl="6">
      <w:start w:val="1"/>
      <w:numFmt w:val="decimal"/>
      <w:lvlText w:val="%1.%2.%3.%4.%5.%6.%7"/>
      <w:lvlJc w:val="left"/>
      <w:pPr>
        <w:ind w:left="4280" w:hanging="1080"/>
      </w:pPr>
      <w:rPr>
        <w:rFonts w:hint="default"/>
      </w:rPr>
    </w:lvl>
    <w:lvl w:ilvl="7">
      <w:start w:val="1"/>
      <w:numFmt w:val="decimal"/>
      <w:lvlText w:val="%1.%2.%3.%4.%5.%6.%7.%8"/>
      <w:lvlJc w:val="left"/>
      <w:pPr>
        <w:ind w:left="4784" w:hanging="1224"/>
      </w:pPr>
      <w:rPr>
        <w:rFonts w:hint="default"/>
      </w:rPr>
    </w:lvl>
    <w:lvl w:ilvl="8">
      <w:start w:val="1"/>
      <w:numFmt w:val="decimal"/>
      <w:lvlText w:val="%1.%2.%3.%4.%5.%6.%7.%8.%9"/>
      <w:lvlJc w:val="left"/>
      <w:pPr>
        <w:ind w:left="5360" w:hanging="1440"/>
      </w:pPr>
      <w:rPr>
        <w:rFonts w:hint="default"/>
      </w:rPr>
    </w:lvl>
  </w:abstractNum>
  <w:abstractNum w:abstractNumId="27" w15:restartNumberingAfterBreak="0">
    <w:nsid w:val="4F2450B0"/>
    <w:multiLevelType w:val="multilevel"/>
    <w:tmpl w:val="0ED09B2C"/>
    <w:styleLink w:val="CurrentList13"/>
    <w:lvl w:ilvl="0">
      <w:start w:val="1"/>
      <w:numFmt w:val="decimal"/>
      <w:lvlText w:val="%1.1"/>
      <w:lvlJc w:val="left"/>
      <w:pPr>
        <w:ind w:left="1389" w:hanging="340"/>
      </w:pPr>
      <w:rPr>
        <w:rFonts w:hint="default"/>
      </w:rPr>
    </w:lvl>
    <w:lvl w:ilvl="1">
      <w:start w:val="1"/>
      <w:numFmt w:val="decimal"/>
      <w:lvlText w:val="%2.1"/>
      <w:lvlJc w:val="left"/>
      <w:pPr>
        <w:ind w:left="1418" w:firstLine="0"/>
      </w:pPr>
      <w:rPr>
        <w:rFonts w:hint="default"/>
      </w:rPr>
    </w:lvl>
    <w:lvl w:ilvl="2">
      <w:start w:val="1"/>
      <w:numFmt w:val="decimal"/>
      <w:lvlText w:val="%1.%2.%3"/>
      <w:lvlJc w:val="left"/>
      <w:pPr>
        <w:ind w:left="2264" w:hanging="504"/>
      </w:pPr>
      <w:rPr>
        <w:rFonts w:hint="default"/>
      </w:rPr>
    </w:lvl>
    <w:lvl w:ilvl="3">
      <w:start w:val="1"/>
      <w:numFmt w:val="decimal"/>
      <w:lvlText w:val="%1.%2.%3.%4"/>
      <w:lvlJc w:val="left"/>
      <w:pPr>
        <w:ind w:left="2768" w:hanging="648"/>
      </w:pPr>
      <w:rPr>
        <w:rFonts w:hint="default"/>
      </w:rPr>
    </w:lvl>
    <w:lvl w:ilvl="4">
      <w:start w:val="1"/>
      <w:numFmt w:val="decimal"/>
      <w:lvlText w:val="%1.%2.%3.%4.%5"/>
      <w:lvlJc w:val="left"/>
      <w:pPr>
        <w:ind w:left="3272" w:hanging="792"/>
      </w:pPr>
      <w:rPr>
        <w:rFonts w:hint="default"/>
      </w:rPr>
    </w:lvl>
    <w:lvl w:ilvl="5">
      <w:start w:val="1"/>
      <w:numFmt w:val="decimal"/>
      <w:lvlText w:val="%1.%2.%3.%4.%5.%6"/>
      <w:lvlJc w:val="left"/>
      <w:pPr>
        <w:ind w:left="3776" w:hanging="936"/>
      </w:pPr>
      <w:rPr>
        <w:rFonts w:hint="default"/>
      </w:rPr>
    </w:lvl>
    <w:lvl w:ilvl="6">
      <w:start w:val="1"/>
      <w:numFmt w:val="decimal"/>
      <w:lvlText w:val="%1.%2.%3.%4.%5.%6.%7"/>
      <w:lvlJc w:val="left"/>
      <w:pPr>
        <w:ind w:left="4280" w:hanging="1080"/>
      </w:pPr>
      <w:rPr>
        <w:rFonts w:hint="default"/>
      </w:rPr>
    </w:lvl>
    <w:lvl w:ilvl="7">
      <w:start w:val="1"/>
      <w:numFmt w:val="decimal"/>
      <w:lvlText w:val="%1.%2.%3.%4.%5.%6.%7.%8"/>
      <w:lvlJc w:val="left"/>
      <w:pPr>
        <w:ind w:left="4784" w:hanging="1224"/>
      </w:pPr>
      <w:rPr>
        <w:rFonts w:hint="default"/>
      </w:rPr>
    </w:lvl>
    <w:lvl w:ilvl="8">
      <w:start w:val="1"/>
      <w:numFmt w:val="decimal"/>
      <w:lvlText w:val="%1.%2.%3.%4.%5.%6.%7.%8.%9"/>
      <w:lvlJc w:val="left"/>
      <w:pPr>
        <w:ind w:left="5360" w:hanging="1440"/>
      </w:pPr>
      <w:rPr>
        <w:rFonts w:hint="default"/>
      </w:rPr>
    </w:lvl>
  </w:abstractNum>
  <w:abstractNum w:abstractNumId="28" w15:restartNumberingAfterBreak="0">
    <w:nsid w:val="52665D71"/>
    <w:multiLevelType w:val="multilevel"/>
    <w:tmpl w:val="0E2AD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D27924"/>
    <w:multiLevelType w:val="hybridMultilevel"/>
    <w:tmpl w:val="3030FEE6"/>
    <w:lvl w:ilvl="0" w:tplc="0FF8F324">
      <w:start w:val="7"/>
      <w:numFmt w:val="bullet"/>
      <w:lvlText w:val="–"/>
      <w:lvlJc w:val="left"/>
      <w:pPr>
        <w:ind w:left="1080" w:hanging="360"/>
      </w:pPr>
      <w:rPr>
        <w:rFonts w:ascii="Times New Roman" w:eastAsiaTheme="majorEastAsia" w:hAnsi="Times New Roman" w:cs="Times New Roman"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70C2642"/>
    <w:multiLevelType w:val="multilevel"/>
    <w:tmpl w:val="9B4EA250"/>
    <w:styleLink w:val="CurrentList5"/>
    <w:lvl w:ilvl="0">
      <w:start w:val="1"/>
      <w:numFmt w:val="decimal"/>
      <w:lvlText w:val="%1"/>
      <w:lvlJc w:val="left"/>
      <w:pPr>
        <w:ind w:left="1758" w:hanging="340"/>
      </w:pPr>
      <w:rPr>
        <w:rFonts w:hint="default"/>
      </w:rPr>
    </w:lvl>
    <w:lvl w:ilvl="1">
      <w:start w:val="1"/>
      <w:numFmt w:val="decimal"/>
      <w:lvlText w:val="%1.%2"/>
      <w:lvlJc w:val="left"/>
      <w:pPr>
        <w:ind w:left="1758" w:hanging="340"/>
      </w:pPr>
      <w:rPr>
        <w:rFonts w:hint="default"/>
      </w:rPr>
    </w:lvl>
    <w:lvl w:ilvl="2">
      <w:start w:val="1"/>
      <w:numFmt w:val="decimal"/>
      <w:lvlText w:val="%1.%2.%3"/>
      <w:lvlJc w:val="left"/>
      <w:pPr>
        <w:ind w:left="2633" w:hanging="504"/>
      </w:pPr>
      <w:rPr>
        <w:rFonts w:hint="default"/>
      </w:rPr>
    </w:lvl>
    <w:lvl w:ilvl="3">
      <w:start w:val="1"/>
      <w:numFmt w:val="decimal"/>
      <w:lvlText w:val="%1.%2.%3.%4"/>
      <w:lvlJc w:val="left"/>
      <w:pPr>
        <w:ind w:left="3137" w:hanging="648"/>
      </w:pPr>
      <w:rPr>
        <w:rFonts w:hint="default"/>
      </w:rPr>
    </w:lvl>
    <w:lvl w:ilvl="4">
      <w:start w:val="1"/>
      <w:numFmt w:val="decimal"/>
      <w:lvlText w:val="%1.%2.%3.%4.%5"/>
      <w:lvlJc w:val="left"/>
      <w:pPr>
        <w:ind w:left="3641" w:hanging="792"/>
      </w:pPr>
      <w:rPr>
        <w:rFonts w:hint="default"/>
      </w:rPr>
    </w:lvl>
    <w:lvl w:ilvl="5">
      <w:start w:val="1"/>
      <w:numFmt w:val="decimal"/>
      <w:lvlText w:val="%1.%2.%3.%4.%5.%6"/>
      <w:lvlJc w:val="left"/>
      <w:pPr>
        <w:ind w:left="4145" w:hanging="936"/>
      </w:pPr>
      <w:rPr>
        <w:rFonts w:hint="default"/>
      </w:rPr>
    </w:lvl>
    <w:lvl w:ilvl="6">
      <w:start w:val="1"/>
      <w:numFmt w:val="decimal"/>
      <w:lvlText w:val="%1.%2.%3.%4.%5.%6.%7"/>
      <w:lvlJc w:val="left"/>
      <w:pPr>
        <w:ind w:left="4649" w:hanging="1080"/>
      </w:pPr>
      <w:rPr>
        <w:rFonts w:hint="default"/>
      </w:rPr>
    </w:lvl>
    <w:lvl w:ilvl="7">
      <w:start w:val="1"/>
      <w:numFmt w:val="decimal"/>
      <w:lvlText w:val="%1.%2.%3.%4.%5.%6.%7.%8"/>
      <w:lvlJc w:val="left"/>
      <w:pPr>
        <w:ind w:left="5153" w:hanging="1224"/>
      </w:pPr>
      <w:rPr>
        <w:rFonts w:hint="default"/>
      </w:rPr>
    </w:lvl>
    <w:lvl w:ilvl="8">
      <w:start w:val="1"/>
      <w:numFmt w:val="decimal"/>
      <w:lvlText w:val="%1.%2.%3.%4.%5.%6.%7.%8.%9"/>
      <w:lvlJc w:val="left"/>
      <w:pPr>
        <w:ind w:left="5729" w:hanging="1440"/>
      </w:pPr>
      <w:rPr>
        <w:rFonts w:hint="default"/>
      </w:rPr>
    </w:lvl>
  </w:abstractNum>
  <w:abstractNum w:abstractNumId="31" w15:restartNumberingAfterBreak="0">
    <w:nsid w:val="57360D58"/>
    <w:multiLevelType w:val="multilevel"/>
    <w:tmpl w:val="A05466C6"/>
    <w:styleLink w:val="CurrentList2"/>
    <w:lvl w:ilvl="0">
      <w:start w:val="1"/>
      <w:numFmt w:val="decimal"/>
      <w:lvlText w:val="%1"/>
      <w:lvlJc w:val="left"/>
      <w:pPr>
        <w:ind w:left="709" w:hanging="34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5B423D00"/>
    <w:multiLevelType w:val="multilevel"/>
    <w:tmpl w:val="4A8073A0"/>
    <w:styleLink w:val="CurrentList7"/>
    <w:lvl w:ilvl="0">
      <w:start w:val="1"/>
      <w:numFmt w:val="decimal"/>
      <w:lvlText w:val="%1.1"/>
      <w:lvlJc w:val="left"/>
      <w:pPr>
        <w:ind w:left="1758" w:hanging="340"/>
      </w:pPr>
      <w:rPr>
        <w:rFonts w:hint="default"/>
      </w:rPr>
    </w:lvl>
    <w:lvl w:ilvl="1">
      <w:start w:val="1"/>
      <w:numFmt w:val="decimal"/>
      <w:lvlText w:val="%1.%2"/>
      <w:lvlJc w:val="left"/>
      <w:pPr>
        <w:ind w:left="1758" w:hanging="340"/>
      </w:pPr>
      <w:rPr>
        <w:rFonts w:hint="default"/>
      </w:rPr>
    </w:lvl>
    <w:lvl w:ilvl="2">
      <w:start w:val="1"/>
      <w:numFmt w:val="decimal"/>
      <w:lvlText w:val="%1.%2.%3"/>
      <w:lvlJc w:val="left"/>
      <w:pPr>
        <w:ind w:left="2633" w:hanging="504"/>
      </w:pPr>
      <w:rPr>
        <w:rFonts w:hint="default"/>
      </w:rPr>
    </w:lvl>
    <w:lvl w:ilvl="3">
      <w:start w:val="1"/>
      <w:numFmt w:val="decimal"/>
      <w:lvlText w:val="%1.%2.%3.%4"/>
      <w:lvlJc w:val="left"/>
      <w:pPr>
        <w:ind w:left="3137" w:hanging="648"/>
      </w:pPr>
      <w:rPr>
        <w:rFonts w:hint="default"/>
      </w:rPr>
    </w:lvl>
    <w:lvl w:ilvl="4">
      <w:start w:val="1"/>
      <w:numFmt w:val="decimal"/>
      <w:lvlText w:val="%1.%2.%3.%4.%5"/>
      <w:lvlJc w:val="left"/>
      <w:pPr>
        <w:ind w:left="3641" w:hanging="792"/>
      </w:pPr>
      <w:rPr>
        <w:rFonts w:hint="default"/>
      </w:rPr>
    </w:lvl>
    <w:lvl w:ilvl="5">
      <w:start w:val="1"/>
      <w:numFmt w:val="decimal"/>
      <w:lvlText w:val="%1.%2.%3.%4.%5.%6"/>
      <w:lvlJc w:val="left"/>
      <w:pPr>
        <w:ind w:left="4145" w:hanging="936"/>
      </w:pPr>
      <w:rPr>
        <w:rFonts w:hint="default"/>
      </w:rPr>
    </w:lvl>
    <w:lvl w:ilvl="6">
      <w:start w:val="1"/>
      <w:numFmt w:val="decimal"/>
      <w:lvlText w:val="%1.%2.%3.%4.%5.%6.%7"/>
      <w:lvlJc w:val="left"/>
      <w:pPr>
        <w:ind w:left="4649" w:hanging="1080"/>
      </w:pPr>
      <w:rPr>
        <w:rFonts w:hint="default"/>
      </w:rPr>
    </w:lvl>
    <w:lvl w:ilvl="7">
      <w:start w:val="1"/>
      <w:numFmt w:val="decimal"/>
      <w:lvlText w:val="%1.%2.%3.%4.%5.%6.%7.%8"/>
      <w:lvlJc w:val="left"/>
      <w:pPr>
        <w:ind w:left="5153" w:hanging="1224"/>
      </w:pPr>
      <w:rPr>
        <w:rFonts w:hint="default"/>
      </w:rPr>
    </w:lvl>
    <w:lvl w:ilvl="8">
      <w:start w:val="1"/>
      <w:numFmt w:val="decimal"/>
      <w:lvlText w:val="%1.%2.%3.%4.%5.%6.%7.%8.%9"/>
      <w:lvlJc w:val="left"/>
      <w:pPr>
        <w:ind w:left="5729" w:hanging="1440"/>
      </w:pPr>
      <w:rPr>
        <w:rFonts w:hint="default"/>
      </w:rPr>
    </w:lvl>
  </w:abstractNum>
  <w:abstractNum w:abstractNumId="33" w15:restartNumberingAfterBreak="0">
    <w:nsid w:val="5BD37376"/>
    <w:multiLevelType w:val="multilevel"/>
    <w:tmpl w:val="29DC4E3A"/>
    <w:lvl w:ilvl="0">
      <w:start w:val="1"/>
      <w:numFmt w:val="decimal"/>
      <w:suff w:val="space"/>
      <w:lvlText w:val="%1"/>
      <w:lvlJc w:val="left"/>
      <w:pPr>
        <w:ind w:left="0" w:firstLine="0"/>
      </w:pPr>
      <w:rPr>
        <w:rFonts w:hint="default"/>
        <w:color w:val="auto"/>
      </w:rPr>
    </w:lvl>
    <w:lvl w:ilvl="1">
      <w:start w:val="1"/>
      <w:numFmt w:val="decimal"/>
      <w:isLgl/>
      <w:suff w:val="space"/>
      <w:lvlText w:val="%1.%2"/>
      <w:lvlJc w:val="left"/>
      <w:pPr>
        <w:ind w:left="1429" w:hanging="360"/>
      </w:pPr>
      <w:rPr>
        <w:rFonts w:hint="default"/>
        <w:b/>
        <w:bCs/>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4" w15:restartNumberingAfterBreak="0">
    <w:nsid w:val="5C6A0609"/>
    <w:multiLevelType w:val="hybridMultilevel"/>
    <w:tmpl w:val="5E3CBBC8"/>
    <w:lvl w:ilvl="0" w:tplc="2C8A37DC">
      <w:start w:val="1"/>
      <w:numFmt w:val="bullet"/>
      <w:pStyle w:val="a"/>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EB76CA9"/>
    <w:multiLevelType w:val="multilevel"/>
    <w:tmpl w:val="EFD8CA02"/>
    <w:lvl w:ilvl="0">
      <w:start w:val="1"/>
      <w:numFmt w:val="decimal"/>
      <w:lvlText w:val="%1.1"/>
      <w:lvlJc w:val="left"/>
      <w:pPr>
        <w:ind w:left="709" w:firstLine="0"/>
      </w:pPr>
      <w:rPr>
        <w:rFonts w:hint="default"/>
      </w:rPr>
    </w:lvl>
    <w:lvl w:ilvl="1">
      <w:start w:val="1"/>
      <w:numFmt w:val="decimal"/>
      <w:lvlText w:val="%1.%2"/>
      <w:lvlJc w:val="left"/>
      <w:pPr>
        <w:ind w:left="709" w:hanging="34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15:restartNumberingAfterBreak="0">
    <w:nsid w:val="6B5272B5"/>
    <w:multiLevelType w:val="multilevel"/>
    <w:tmpl w:val="D7906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9C4F54"/>
    <w:multiLevelType w:val="multilevel"/>
    <w:tmpl w:val="439AFAE6"/>
    <w:styleLink w:val="CurrentList17"/>
    <w:lvl w:ilvl="0">
      <w:start w:val="1"/>
      <w:numFmt w:val="decimal"/>
      <w:lvlText w:val="%1"/>
      <w:lvlJc w:val="left"/>
      <w:pPr>
        <w:ind w:left="709" w:hanging="340"/>
      </w:pPr>
      <w:rPr>
        <w:rFonts w:hint="default"/>
      </w:rPr>
    </w:lvl>
    <w:lvl w:ilvl="1">
      <w:start w:val="1"/>
      <w:numFmt w:val="decimal"/>
      <w:lvlText w:val="%1.%2"/>
      <w:lvlJc w:val="left"/>
      <w:pPr>
        <w:ind w:left="709" w:hanging="34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15:restartNumberingAfterBreak="0">
    <w:nsid w:val="6F88778F"/>
    <w:multiLevelType w:val="multilevel"/>
    <w:tmpl w:val="045A4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9A50B4"/>
    <w:multiLevelType w:val="multilevel"/>
    <w:tmpl w:val="86C4B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074266"/>
    <w:multiLevelType w:val="multilevel"/>
    <w:tmpl w:val="B8EEF88C"/>
    <w:lvl w:ilvl="0">
      <w:start w:val="1"/>
      <w:numFmt w:val="decimal"/>
      <w:pStyle w:val="Style1"/>
      <w:lvlText w:val="%1"/>
      <w:lvlJc w:val="left"/>
      <w:pPr>
        <w:ind w:left="1078" w:hanging="340"/>
      </w:pPr>
      <w:rPr>
        <w:rFonts w:hint="default"/>
      </w:rPr>
    </w:lvl>
    <w:lvl w:ilvl="1">
      <w:start w:val="1"/>
      <w:numFmt w:val="decimal"/>
      <w:lvlText w:val="%1.%2"/>
      <w:lvlJc w:val="left"/>
      <w:pPr>
        <w:ind w:left="1078" w:hanging="340"/>
      </w:pPr>
      <w:rPr>
        <w:rFonts w:hint="default"/>
      </w:rPr>
    </w:lvl>
    <w:lvl w:ilvl="2">
      <w:start w:val="1"/>
      <w:numFmt w:val="decimal"/>
      <w:lvlText w:val="%1.%2.%3"/>
      <w:lvlJc w:val="left"/>
      <w:pPr>
        <w:ind w:left="1953" w:hanging="504"/>
      </w:pPr>
      <w:rPr>
        <w:rFonts w:hint="default"/>
      </w:rPr>
    </w:lvl>
    <w:lvl w:ilvl="3">
      <w:start w:val="1"/>
      <w:numFmt w:val="decimal"/>
      <w:lvlText w:val="%1.%2.%3.%4"/>
      <w:lvlJc w:val="left"/>
      <w:pPr>
        <w:ind w:left="2457" w:hanging="648"/>
      </w:pPr>
      <w:rPr>
        <w:rFonts w:hint="default"/>
      </w:rPr>
    </w:lvl>
    <w:lvl w:ilvl="4">
      <w:start w:val="1"/>
      <w:numFmt w:val="decimal"/>
      <w:lvlText w:val="%1.%2.%3.%4.%5"/>
      <w:lvlJc w:val="left"/>
      <w:pPr>
        <w:ind w:left="2961" w:hanging="792"/>
      </w:pPr>
      <w:rPr>
        <w:rFonts w:hint="default"/>
      </w:rPr>
    </w:lvl>
    <w:lvl w:ilvl="5">
      <w:start w:val="1"/>
      <w:numFmt w:val="decimal"/>
      <w:lvlText w:val="%1.%2.%3.%4.%5.%6"/>
      <w:lvlJc w:val="left"/>
      <w:pPr>
        <w:ind w:left="3465" w:hanging="936"/>
      </w:pPr>
      <w:rPr>
        <w:rFonts w:hint="default"/>
      </w:rPr>
    </w:lvl>
    <w:lvl w:ilvl="6">
      <w:start w:val="1"/>
      <w:numFmt w:val="decimal"/>
      <w:lvlText w:val="%1.%2.%3.%4.%5.%6.%7"/>
      <w:lvlJc w:val="left"/>
      <w:pPr>
        <w:ind w:left="3969" w:hanging="1080"/>
      </w:pPr>
      <w:rPr>
        <w:rFonts w:hint="default"/>
      </w:rPr>
    </w:lvl>
    <w:lvl w:ilvl="7">
      <w:start w:val="1"/>
      <w:numFmt w:val="decimal"/>
      <w:lvlText w:val="%1.%2.%3.%4.%5.%6.%7.%8"/>
      <w:lvlJc w:val="left"/>
      <w:pPr>
        <w:ind w:left="4473" w:hanging="1224"/>
      </w:pPr>
      <w:rPr>
        <w:rFonts w:hint="default"/>
      </w:rPr>
    </w:lvl>
    <w:lvl w:ilvl="8">
      <w:start w:val="1"/>
      <w:numFmt w:val="decimal"/>
      <w:lvlText w:val="%1.%2.%3.%4.%5.%6.%7.%8.%9"/>
      <w:lvlJc w:val="left"/>
      <w:pPr>
        <w:ind w:left="5049" w:hanging="1440"/>
      </w:pPr>
      <w:rPr>
        <w:rFonts w:hint="default"/>
      </w:rPr>
    </w:lvl>
  </w:abstractNum>
  <w:abstractNum w:abstractNumId="41" w15:restartNumberingAfterBreak="0">
    <w:nsid w:val="7C2E48AD"/>
    <w:multiLevelType w:val="multilevel"/>
    <w:tmpl w:val="2D489D36"/>
    <w:styleLink w:val="CurrentList3"/>
    <w:lvl w:ilvl="0">
      <w:start w:val="1"/>
      <w:numFmt w:val="decimal"/>
      <w:lvlText w:val="%1"/>
      <w:lvlJc w:val="left"/>
      <w:pPr>
        <w:ind w:left="709" w:firstLine="0"/>
      </w:pPr>
      <w:rPr>
        <w:rFonts w:hint="default"/>
      </w:rPr>
    </w:lvl>
    <w:lvl w:ilvl="1">
      <w:start w:val="1"/>
      <w:numFmt w:val="decimal"/>
      <w:lvlText w:val="%1.%2"/>
      <w:lvlJc w:val="left"/>
      <w:pPr>
        <w:ind w:left="709" w:hanging="34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16cid:durableId="1345475486">
    <w:abstractNumId w:val="11"/>
  </w:num>
  <w:num w:numId="2" w16cid:durableId="440415755">
    <w:abstractNumId w:val="6"/>
  </w:num>
  <w:num w:numId="3" w16cid:durableId="2291911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03981207">
    <w:abstractNumId w:val="16"/>
  </w:num>
  <w:num w:numId="5" w16cid:durableId="153189025">
    <w:abstractNumId w:val="31"/>
  </w:num>
  <w:num w:numId="6" w16cid:durableId="1426270503">
    <w:abstractNumId w:val="35"/>
  </w:num>
  <w:num w:numId="7" w16cid:durableId="1824083371">
    <w:abstractNumId w:val="1"/>
  </w:num>
  <w:num w:numId="8" w16cid:durableId="1674186826">
    <w:abstractNumId w:val="41"/>
  </w:num>
  <w:num w:numId="9" w16cid:durableId="1078209733">
    <w:abstractNumId w:val="2"/>
  </w:num>
  <w:num w:numId="10" w16cid:durableId="750322218">
    <w:abstractNumId w:val="18"/>
  </w:num>
  <w:num w:numId="11" w16cid:durableId="1724058851">
    <w:abstractNumId w:val="30"/>
  </w:num>
  <w:num w:numId="12" w16cid:durableId="1042511283">
    <w:abstractNumId w:val="14"/>
  </w:num>
  <w:num w:numId="13" w16cid:durableId="1800492828">
    <w:abstractNumId w:val="32"/>
  </w:num>
  <w:num w:numId="14" w16cid:durableId="657922995">
    <w:abstractNumId w:val="20"/>
  </w:num>
  <w:num w:numId="15" w16cid:durableId="309096803">
    <w:abstractNumId w:val="3"/>
  </w:num>
  <w:num w:numId="16" w16cid:durableId="1507286860">
    <w:abstractNumId w:val="7"/>
  </w:num>
  <w:num w:numId="17" w16cid:durableId="520707415">
    <w:abstractNumId w:val="21"/>
  </w:num>
  <w:num w:numId="18" w16cid:durableId="1400978579">
    <w:abstractNumId w:val="12"/>
  </w:num>
  <w:num w:numId="19" w16cid:durableId="528103094">
    <w:abstractNumId w:val="13"/>
  </w:num>
  <w:num w:numId="20" w16cid:durableId="66609969">
    <w:abstractNumId w:val="5"/>
  </w:num>
  <w:num w:numId="21" w16cid:durableId="2059235538">
    <w:abstractNumId w:val="25"/>
  </w:num>
  <w:num w:numId="22" w16cid:durableId="1110127220">
    <w:abstractNumId w:val="26"/>
  </w:num>
  <w:num w:numId="23" w16cid:durableId="966400523">
    <w:abstractNumId w:val="27"/>
  </w:num>
  <w:num w:numId="24" w16cid:durableId="789516928">
    <w:abstractNumId w:val="24"/>
  </w:num>
  <w:num w:numId="25" w16cid:durableId="1466047529">
    <w:abstractNumId w:val="40"/>
  </w:num>
  <w:num w:numId="26" w16cid:durableId="1417820487">
    <w:abstractNumId w:val="4"/>
  </w:num>
  <w:num w:numId="27" w16cid:durableId="1433814572">
    <w:abstractNumId w:val="10"/>
  </w:num>
  <w:num w:numId="28" w16cid:durableId="202178798">
    <w:abstractNumId w:val="37"/>
  </w:num>
  <w:num w:numId="29" w16cid:durableId="309557354">
    <w:abstractNumId w:val="9"/>
  </w:num>
  <w:num w:numId="30" w16cid:durableId="1805350528">
    <w:abstractNumId w:val="19"/>
  </w:num>
  <w:num w:numId="31" w16cid:durableId="326828740">
    <w:abstractNumId w:val="8"/>
  </w:num>
  <w:num w:numId="32" w16cid:durableId="1549533999">
    <w:abstractNumId w:val="39"/>
  </w:num>
  <w:num w:numId="33" w16cid:durableId="1309087046">
    <w:abstractNumId w:val="36"/>
  </w:num>
  <w:num w:numId="34" w16cid:durableId="1066958033">
    <w:abstractNumId w:val="38"/>
  </w:num>
  <w:num w:numId="35" w16cid:durableId="1455102354">
    <w:abstractNumId w:val="15"/>
  </w:num>
  <w:num w:numId="36" w16cid:durableId="937324152">
    <w:abstractNumId w:val="0"/>
  </w:num>
  <w:num w:numId="37" w16cid:durableId="2561360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99587966">
    <w:abstractNumId w:val="28"/>
  </w:num>
  <w:num w:numId="39" w16cid:durableId="657079603">
    <w:abstractNumId w:val="29"/>
  </w:num>
  <w:num w:numId="40" w16cid:durableId="1144851888">
    <w:abstractNumId w:val="22"/>
  </w:num>
  <w:num w:numId="41" w16cid:durableId="18318732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33048321">
    <w:abstractNumId w:val="23"/>
  </w:num>
  <w:num w:numId="43" w16cid:durableId="1530802988">
    <w:abstractNumId w:val="33"/>
  </w:num>
  <w:num w:numId="44" w16cid:durableId="653682299">
    <w:abstractNumId w:val="17"/>
  </w:num>
  <w:num w:numId="45" w16cid:durableId="2217349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78140022">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nis Nechay">
    <w15:presenceInfo w15:providerId="Windows Live" w15:userId="85ab1350972a1e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047"/>
    <w:rsid w:val="00000015"/>
    <w:rsid w:val="00000A7C"/>
    <w:rsid w:val="00002B5E"/>
    <w:rsid w:val="00010300"/>
    <w:rsid w:val="00012167"/>
    <w:rsid w:val="000151F8"/>
    <w:rsid w:val="00016835"/>
    <w:rsid w:val="00020DDF"/>
    <w:rsid w:val="00020E66"/>
    <w:rsid w:val="00021250"/>
    <w:rsid w:val="00024958"/>
    <w:rsid w:val="00036276"/>
    <w:rsid w:val="00043A91"/>
    <w:rsid w:val="00051CA2"/>
    <w:rsid w:val="0005537D"/>
    <w:rsid w:val="000572D7"/>
    <w:rsid w:val="00065E7B"/>
    <w:rsid w:val="00075A19"/>
    <w:rsid w:val="0007712C"/>
    <w:rsid w:val="0008526E"/>
    <w:rsid w:val="00094A0D"/>
    <w:rsid w:val="00097844"/>
    <w:rsid w:val="000A0257"/>
    <w:rsid w:val="000A0B1E"/>
    <w:rsid w:val="000A0BF3"/>
    <w:rsid w:val="000A3FED"/>
    <w:rsid w:val="000A4A84"/>
    <w:rsid w:val="000A69AB"/>
    <w:rsid w:val="000A71F2"/>
    <w:rsid w:val="000B313C"/>
    <w:rsid w:val="000B3D08"/>
    <w:rsid w:val="000C143F"/>
    <w:rsid w:val="000C4A0C"/>
    <w:rsid w:val="000C7787"/>
    <w:rsid w:val="000D21A3"/>
    <w:rsid w:val="000D54AB"/>
    <w:rsid w:val="000D633B"/>
    <w:rsid w:val="000E19CC"/>
    <w:rsid w:val="000E5B6A"/>
    <w:rsid w:val="0010142F"/>
    <w:rsid w:val="00106D2B"/>
    <w:rsid w:val="00110AA2"/>
    <w:rsid w:val="0011178B"/>
    <w:rsid w:val="00135A9C"/>
    <w:rsid w:val="0014416C"/>
    <w:rsid w:val="001508DF"/>
    <w:rsid w:val="0015146E"/>
    <w:rsid w:val="001617BA"/>
    <w:rsid w:val="0016276E"/>
    <w:rsid w:val="00164047"/>
    <w:rsid w:val="00165066"/>
    <w:rsid w:val="001749EA"/>
    <w:rsid w:val="001814CB"/>
    <w:rsid w:val="001915E9"/>
    <w:rsid w:val="00193F8D"/>
    <w:rsid w:val="001953EF"/>
    <w:rsid w:val="001A397C"/>
    <w:rsid w:val="001A57DC"/>
    <w:rsid w:val="001B5EE6"/>
    <w:rsid w:val="001D4CBB"/>
    <w:rsid w:val="001D7235"/>
    <w:rsid w:val="001F0D2D"/>
    <w:rsid w:val="001F1C09"/>
    <w:rsid w:val="001F4766"/>
    <w:rsid w:val="00202FFB"/>
    <w:rsid w:val="00214A70"/>
    <w:rsid w:val="00221570"/>
    <w:rsid w:val="00224123"/>
    <w:rsid w:val="00226A19"/>
    <w:rsid w:val="002347C1"/>
    <w:rsid w:val="00235CF4"/>
    <w:rsid w:val="0023684E"/>
    <w:rsid w:val="00241C2E"/>
    <w:rsid w:val="00243882"/>
    <w:rsid w:val="00257165"/>
    <w:rsid w:val="00262518"/>
    <w:rsid w:val="00293780"/>
    <w:rsid w:val="002966BD"/>
    <w:rsid w:val="00296D17"/>
    <w:rsid w:val="00296FF7"/>
    <w:rsid w:val="002A2EBA"/>
    <w:rsid w:val="002A6C57"/>
    <w:rsid w:val="002B3764"/>
    <w:rsid w:val="002C4CE9"/>
    <w:rsid w:val="002C4F2B"/>
    <w:rsid w:val="002E184B"/>
    <w:rsid w:val="002E6446"/>
    <w:rsid w:val="002E651E"/>
    <w:rsid w:val="002F18DE"/>
    <w:rsid w:val="002F70A8"/>
    <w:rsid w:val="0031725B"/>
    <w:rsid w:val="00322917"/>
    <w:rsid w:val="00322E4E"/>
    <w:rsid w:val="00323D4A"/>
    <w:rsid w:val="003256B0"/>
    <w:rsid w:val="003315D4"/>
    <w:rsid w:val="0034632F"/>
    <w:rsid w:val="00347CDA"/>
    <w:rsid w:val="00354D74"/>
    <w:rsid w:val="00363025"/>
    <w:rsid w:val="00364F12"/>
    <w:rsid w:val="003671BF"/>
    <w:rsid w:val="00386A43"/>
    <w:rsid w:val="00387353"/>
    <w:rsid w:val="003A1B14"/>
    <w:rsid w:val="003A5971"/>
    <w:rsid w:val="003B1D5B"/>
    <w:rsid w:val="003C5D74"/>
    <w:rsid w:val="003D34A0"/>
    <w:rsid w:val="003D7C47"/>
    <w:rsid w:val="003E0682"/>
    <w:rsid w:val="003E5425"/>
    <w:rsid w:val="003F2796"/>
    <w:rsid w:val="0041225F"/>
    <w:rsid w:val="00424307"/>
    <w:rsid w:val="00433F5C"/>
    <w:rsid w:val="00445716"/>
    <w:rsid w:val="004539B4"/>
    <w:rsid w:val="00456546"/>
    <w:rsid w:val="00472E8E"/>
    <w:rsid w:val="00483728"/>
    <w:rsid w:val="004863CB"/>
    <w:rsid w:val="00486CA2"/>
    <w:rsid w:val="00492A82"/>
    <w:rsid w:val="00495C11"/>
    <w:rsid w:val="004B11B0"/>
    <w:rsid w:val="004B1561"/>
    <w:rsid w:val="004C02BE"/>
    <w:rsid w:val="004C5E6B"/>
    <w:rsid w:val="004F4CAE"/>
    <w:rsid w:val="004F59E0"/>
    <w:rsid w:val="005013A4"/>
    <w:rsid w:val="00501C55"/>
    <w:rsid w:val="00504D08"/>
    <w:rsid w:val="00511536"/>
    <w:rsid w:val="0051193F"/>
    <w:rsid w:val="0051650B"/>
    <w:rsid w:val="00521C04"/>
    <w:rsid w:val="00531EA6"/>
    <w:rsid w:val="00536225"/>
    <w:rsid w:val="0054048F"/>
    <w:rsid w:val="005430A2"/>
    <w:rsid w:val="00546336"/>
    <w:rsid w:val="005606E1"/>
    <w:rsid w:val="00574B37"/>
    <w:rsid w:val="005914AF"/>
    <w:rsid w:val="005A237A"/>
    <w:rsid w:val="005A258F"/>
    <w:rsid w:val="005B01A1"/>
    <w:rsid w:val="005B3297"/>
    <w:rsid w:val="005D0FB0"/>
    <w:rsid w:val="005D216F"/>
    <w:rsid w:val="005D3533"/>
    <w:rsid w:val="005D39EE"/>
    <w:rsid w:val="005D6E95"/>
    <w:rsid w:val="005D7139"/>
    <w:rsid w:val="005E0885"/>
    <w:rsid w:val="005E442B"/>
    <w:rsid w:val="005F27CC"/>
    <w:rsid w:val="005F2F2C"/>
    <w:rsid w:val="00600F62"/>
    <w:rsid w:val="00601017"/>
    <w:rsid w:val="0060290F"/>
    <w:rsid w:val="00606D14"/>
    <w:rsid w:val="00607954"/>
    <w:rsid w:val="00610DA3"/>
    <w:rsid w:val="00613874"/>
    <w:rsid w:val="006225F7"/>
    <w:rsid w:val="00622E4F"/>
    <w:rsid w:val="00624AB5"/>
    <w:rsid w:val="0062693B"/>
    <w:rsid w:val="00630533"/>
    <w:rsid w:val="00646FE8"/>
    <w:rsid w:val="0065078B"/>
    <w:rsid w:val="00652861"/>
    <w:rsid w:val="00660236"/>
    <w:rsid w:val="00663874"/>
    <w:rsid w:val="00664E4A"/>
    <w:rsid w:val="00664FF7"/>
    <w:rsid w:val="00667A8C"/>
    <w:rsid w:val="006718C0"/>
    <w:rsid w:val="00675D9D"/>
    <w:rsid w:val="0068086F"/>
    <w:rsid w:val="0069023B"/>
    <w:rsid w:val="006A126A"/>
    <w:rsid w:val="006A1D1F"/>
    <w:rsid w:val="006B793C"/>
    <w:rsid w:val="006B7EDC"/>
    <w:rsid w:val="006C0B3C"/>
    <w:rsid w:val="006C50C1"/>
    <w:rsid w:val="006C59CE"/>
    <w:rsid w:val="006D016F"/>
    <w:rsid w:val="006D518E"/>
    <w:rsid w:val="006D5209"/>
    <w:rsid w:val="006D6635"/>
    <w:rsid w:val="006D78C4"/>
    <w:rsid w:val="006E74A4"/>
    <w:rsid w:val="006F4D0B"/>
    <w:rsid w:val="00705124"/>
    <w:rsid w:val="007123B9"/>
    <w:rsid w:val="00712E86"/>
    <w:rsid w:val="00714390"/>
    <w:rsid w:val="00715534"/>
    <w:rsid w:val="0073213F"/>
    <w:rsid w:val="0073306A"/>
    <w:rsid w:val="007357C7"/>
    <w:rsid w:val="00743C91"/>
    <w:rsid w:val="00747C1B"/>
    <w:rsid w:val="007529FE"/>
    <w:rsid w:val="00760280"/>
    <w:rsid w:val="00773509"/>
    <w:rsid w:val="00775CF7"/>
    <w:rsid w:val="007916BD"/>
    <w:rsid w:val="00792E49"/>
    <w:rsid w:val="007936F3"/>
    <w:rsid w:val="007939AF"/>
    <w:rsid w:val="007A0B36"/>
    <w:rsid w:val="007A4EBF"/>
    <w:rsid w:val="007B2202"/>
    <w:rsid w:val="007B7242"/>
    <w:rsid w:val="007C4208"/>
    <w:rsid w:val="007D144D"/>
    <w:rsid w:val="007D269D"/>
    <w:rsid w:val="007E0253"/>
    <w:rsid w:val="007E0B73"/>
    <w:rsid w:val="007E4046"/>
    <w:rsid w:val="007E5536"/>
    <w:rsid w:val="007E7BDB"/>
    <w:rsid w:val="007F4751"/>
    <w:rsid w:val="007F47FE"/>
    <w:rsid w:val="007F6489"/>
    <w:rsid w:val="007F6D01"/>
    <w:rsid w:val="00800DBA"/>
    <w:rsid w:val="00801B22"/>
    <w:rsid w:val="0081246B"/>
    <w:rsid w:val="008145F7"/>
    <w:rsid w:val="0082014F"/>
    <w:rsid w:val="0082056D"/>
    <w:rsid w:val="008253CA"/>
    <w:rsid w:val="008276F9"/>
    <w:rsid w:val="00860566"/>
    <w:rsid w:val="00863771"/>
    <w:rsid w:val="00864782"/>
    <w:rsid w:val="008708F8"/>
    <w:rsid w:val="00882D7B"/>
    <w:rsid w:val="0088352C"/>
    <w:rsid w:val="00883865"/>
    <w:rsid w:val="00883960"/>
    <w:rsid w:val="00890688"/>
    <w:rsid w:val="00892D36"/>
    <w:rsid w:val="00892E8A"/>
    <w:rsid w:val="008A2BF5"/>
    <w:rsid w:val="008B0E3D"/>
    <w:rsid w:val="008B67FC"/>
    <w:rsid w:val="008B7A34"/>
    <w:rsid w:val="008C4900"/>
    <w:rsid w:val="008D35F2"/>
    <w:rsid w:val="008D7382"/>
    <w:rsid w:val="008E186F"/>
    <w:rsid w:val="008E1E94"/>
    <w:rsid w:val="008E4931"/>
    <w:rsid w:val="008E778F"/>
    <w:rsid w:val="00900C3A"/>
    <w:rsid w:val="00914603"/>
    <w:rsid w:val="00921E93"/>
    <w:rsid w:val="00922496"/>
    <w:rsid w:val="00924C07"/>
    <w:rsid w:val="009274FD"/>
    <w:rsid w:val="00934C4B"/>
    <w:rsid w:val="0093697B"/>
    <w:rsid w:val="0095000D"/>
    <w:rsid w:val="00952C94"/>
    <w:rsid w:val="00956D15"/>
    <w:rsid w:val="00962CF6"/>
    <w:rsid w:val="009710FD"/>
    <w:rsid w:val="00971191"/>
    <w:rsid w:val="00977D37"/>
    <w:rsid w:val="00980C95"/>
    <w:rsid w:val="00987EBB"/>
    <w:rsid w:val="009911EC"/>
    <w:rsid w:val="00993C4E"/>
    <w:rsid w:val="00996600"/>
    <w:rsid w:val="009A2BA6"/>
    <w:rsid w:val="009A6199"/>
    <w:rsid w:val="009A77EC"/>
    <w:rsid w:val="009C303C"/>
    <w:rsid w:val="009C71C5"/>
    <w:rsid w:val="009D3D7A"/>
    <w:rsid w:val="009E1A42"/>
    <w:rsid w:val="009E2CE3"/>
    <w:rsid w:val="009E3997"/>
    <w:rsid w:val="009E7DEC"/>
    <w:rsid w:val="00A025D7"/>
    <w:rsid w:val="00A14962"/>
    <w:rsid w:val="00A3030C"/>
    <w:rsid w:val="00A34BE0"/>
    <w:rsid w:val="00A40809"/>
    <w:rsid w:val="00A41017"/>
    <w:rsid w:val="00A43DFE"/>
    <w:rsid w:val="00A51F21"/>
    <w:rsid w:val="00A5295B"/>
    <w:rsid w:val="00A52D8E"/>
    <w:rsid w:val="00A66BF9"/>
    <w:rsid w:val="00A7670C"/>
    <w:rsid w:val="00A839F9"/>
    <w:rsid w:val="00A863BF"/>
    <w:rsid w:val="00A93056"/>
    <w:rsid w:val="00A935BB"/>
    <w:rsid w:val="00A94B28"/>
    <w:rsid w:val="00AB2D9A"/>
    <w:rsid w:val="00AB6612"/>
    <w:rsid w:val="00AB727C"/>
    <w:rsid w:val="00AD01E0"/>
    <w:rsid w:val="00AE34D6"/>
    <w:rsid w:val="00AF730D"/>
    <w:rsid w:val="00B03439"/>
    <w:rsid w:val="00B04E6E"/>
    <w:rsid w:val="00B1437E"/>
    <w:rsid w:val="00B24DDA"/>
    <w:rsid w:val="00B25ECA"/>
    <w:rsid w:val="00B377AF"/>
    <w:rsid w:val="00B43F7E"/>
    <w:rsid w:val="00B46047"/>
    <w:rsid w:val="00B468B7"/>
    <w:rsid w:val="00B5567E"/>
    <w:rsid w:val="00B61CE2"/>
    <w:rsid w:val="00B62FD8"/>
    <w:rsid w:val="00B753C8"/>
    <w:rsid w:val="00B81FB5"/>
    <w:rsid w:val="00B82A44"/>
    <w:rsid w:val="00B85EE8"/>
    <w:rsid w:val="00B87811"/>
    <w:rsid w:val="00B9340E"/>
    <w:rsid w:val="00B93841"/>
    <w:rsid w:val="00B96A16"/>
    <w:rsid w:val="00BA5A77"/>
    <w:rsid w:val="00BB0619"/>
    <w:rsid w:val="00BB680F"/>
    <w:rsid w:val="00BC6A45"/>
    <w:rsid w:val="00BD273E"/>
    <w:rsid w:val="00BD2A3A"/>
    <w:rsid w:val="00BD45E6"/>
    <w:rsid w:val="00BE605F"/>
    <w:rsid w:val="00BE7495"/>
    <w:rsid w:val="00BF6576"/>
    <w:rsid w:val="00C12041"/>
    <w:rsid w:val="00C134B2"/>
    <w:rsid w:val="00C14372"/>
    <w:rsid w:val="00C15D80"/>
    <w:rsid w:val="00C257AF"/>
    <w:rsid w:val="00C310B7"/>
    <w:rsid w:val="00C34127"/>
    <w:rsid w:val="00C403C2"/>
    <w:rsid w:val="00C40A20"/>
    <w:rsid w:val="00C42CF1"/>
    <w:rsid w:val="00C435BC"/>
    <w:rsid w:val="00C515C0"/>
    <w:rsid w:val="00C540C8"/>
    <w:rsid w:val="00C543F5"/>
    <w:rsid w:val="00C57BCD"/>
    <w:rsid w:val="00C64B2C"/>
    <w:rsid w:val="00C67A86"/>
    <w:rsid w:val="00C75CE7"/>
    <w:rsid w:val="00C77806"/>
    <w:rsid w:val="00C81C95"/>
    <w:rsid w:val="00C873D9"/>
    <w:rsid w:val="00C92131"/>
    <w:rsid w:val="00CA3D49"/>
    <w:rsid w:val="00CB0AF2"/>
    <w:rsid w:val="00CC3825"/>
    <w:rsid w:val="00CC4DD6"/>
    <w:rsid w:val="00CC4FE7"/>
    <w:rsid w:val="00CD0286"/>
    <w:rsid w:val="00CE4700"/>
    <w:rsid w:val="00CE6792"/>
    <w:rsid w:val="00CE761D"/>
    <w:rsid w:val="00D11542"/>
    <w:rsid w:val="00D13C0D"/>
    <w:rsid w:val="00D225D7"/>
    <w:rsid w:val="00D22818"/>
    <w:rsid w:val="00D24C34"/>
    <w:rsid w:val="00D33EC6"/>
    <w:rsid w:val="00D431AE"/>
    <w:rsid w:val="00D61F73"/>
    <w:rsid w:val="00D67DED"/>
    <w:rsid w:val="00D701DA"/>
    <w:rsid w:val="00D73259"/>
    <w:rsid w:val="00D934DC"/>
    <w:rsid w:val="00DA3C03"/>
    <w:rsid w:val="00DA4D0A"/>
    <w:rsid w:val="00DA62FF"/>
    <w:rsid w:val="00DA7F7A"/>
    <w:rsid w:val="00DC4940"/>
    <w:rsid w:val="00DD0A6E"/>
    <w:rsid w:val="00DD42B0"/>
    <w:rsid w:val="00DF6527"/>
    <w:rsid w:val="00E002A6"/>
    <w:rsid w:val="00E02750"/>
    <w:rsid w:val="00E1071D"/>
    <w:rsid w:val="00E124E7"/>
    <w:rsid w:val="00E16155"/>
    <w:rsid w:val="00E20BB0"/>
    <w:rsid w:val="00E22BA7"/>
    <w:rsid w:val="00E22D72"/>
    <w:rsid w:val="00E33B93"/>
    <w:rsid w:val="00E5376E"/>
    <w:rsid w:val="00E64047"/>
    <w:rsid w:val="00E65AB9"/>
    <w:rsid w:val="00E714E4"/>
    <w:rsid w:val="00E71D61"/>
    <w:rsid w:val="00E74349"/>
    <w:rsid w:val="00E81A44"/>
    <w:rsid w:val="00E871D3"/>
    <w:rsid w:val="00E905DB"/>
    <w:rsid w:val="00E94CB8"/>
    <w:rsid w:val="00E9762E"/>
    <w:rsid w:val="00EA3C9F"/>
    <w:rsid w:val="00EB21B2"/>
    <w:rsid w:val="00EB3CAE"/>
    <w:rsid w:val="00EB47A3"/>
    <w:rsid w:val="00EC117C"/>
    <w:rsid w:val="00EC354B"/>
    <w:rsid w:val="00EC5F67"/>
    <w:rsid w:val="00EE2631"/>
    <w:rsid w:val="00EE4388"/>
    <w:rsid w:val="00EF5767"/>
    <w:rsid w:val="00F04370"/>
    <w:rsid w:val="00F10097"/>
    <w:rsid w:val="00F14EA6"/>
    <w:rsid w:val="00F3318A"/>
    <w:rsid w:val="00F33F32"/>
    <w:rsid w:val="00F342C8"/>
    <w:rsid w:val="00F37C1F"/>
    <w:rsid w:val="00F47275"/>
    <w:rsid w:val="00F51F75"/>
    <w:rsid w:val="00F56B19"/>
    <w:rsid w:val="00F579F4"/>
    <w:rsid w:val="00F72B0B"/>
    <w:rsid w:val="00F74130"/>
    <w:rsid w:val="00F81D5A"/>
    <w:rsid w:val="00F95B88"/>
    <w:rsid w:val="00FA5F89"/>
    <w:rsid w:val="00FA7828"/>
    <w:rsid w:val="00FB629E"/>
    <w:rsid w:val="00FC6451"/>
    <w:rsid w:val="00FD1E3B"/>
    <w:rsid w:val="00FD571E"/>
    <w:rsid w:val="00FE5AFD"/>
    <w:rsid w:val="00FE7B7A"/>
    <w:rsid w:val="00FF6273"/>
  </w:rsids>
  <m:mathPr>
    <m:mathFont m:val="Cambria Math"/>
    <m:brkBin m:val="before"/>
    <m:brkBinSub m:val="--"/>
    <m:smallFrac m:val="0"/>
    <m:dispDef/>
    <m:lMargin m:val="0"/>
    <m:rMargin m:val="0"/>
    <m:defJc m:val="centerGroup"/>
    <m:wrapIndent m:val="1440"/>
    <m:intLim m:val="subSup"/>
    <m:naryLim m:val="undOvr"/>
  </m:mathPr>
  <w:themeFontLang w:val="en-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6AFB1D"/>
  <w15:chartTrackingRefBased/>
  <w15:docId w15:val="{35FD70BD-3378-F142-8676-27E638377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BY"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7AF"/>
    <w:pPr>
      <w:spacing w:after="160"/>
    </w:pPr>
    <w:rPr>
      <w:kern w:val="0"/>
      <w:sz w:val="22"/>
      <w:szCs w:val="22"/>
      <w:lang w:val="en-US"/>
      <w14:ligatures w14:val="none"/>
    </w:rPr>
  </w:style>
  <w:style w:type="paragraph" w:styleId="Heading1">
    <w:name w:val="heading 1"/>
    <w:basedOn w:val="Normal"/>
    <w:next w:val="Normal"/>
    <w:link w:val="Heading1Char"/>
    <w:uiPriority w:val="9"/>
    <w:qFormat/>
    <w:rsid w:val="00DF6527"/>
    <w:pPr>
      <w:keepNext/>
      <w:keepLines/>
      <w:numPr>
        <w:numId w:val="14"/>
      </w:numPr>
      <w:spacing w:before="360" w:after="360"/>
      <w:ind w:left="1049"/>
      <w:outlineLvl w:val="0"/>
    </w:pPr>
    <w:rPr>
      <w:rFonts w:ascii="Times New Roman" w:eastAsiaTheme="majorEastAsia" w:hAnsi="Times New Roman" w:cs="Times New Roman"/>
      <w:b/>
      <w:bCs/>
      <w:color w:val="0D0D0D" w:themeColor="text1" w:themeTint="F2"/>
      <w:sz w:val="28"/>
      <w:szCs w:val="28"/>
      <w:lang w:val="ru-RU"/>
    </w:rPr>
  </w:style>
  <w:style w:type="paragraph" w:styleId="Heading2">
    <w:name w:val="heading 2"/>
    <w:basedOn w:val="Heading1"/>
    <w:next w:val="Normal"/>
    <w:link w:val="Heading2Char"/>
    <w:uiPriority w:val="9"/>
    <w:unhideWhenUsed/>
    <w:qFormat/>
    <w:rsid w:val="00DF6527"/>
    <w:pPr>
      <w:numPr>
        <w:ilvl w:val="1"/>
      </w:numPr>
      <w:spacing w:after="240"/>
      <w:ind w:firstLine="0"/>
      <w:outlineLvl w:val="1"/>
    </w:pPr>
    <w:rPr>
      <w:rFonts w:cstheme="majorBidi"/>
      <w:color w:val="000000" w:themeColor="text1"/>
      <w:szCs w:val="26"/>
    </w:rPr>
  </w:style>
  <w:style w:type="paragraph" w:styleId="Heading3">
    <w:name w:val="heading 3"/>
    <w:basedOn w:val="Heading2"/>
    <w:next w:val="Normal"/>
    <w:link w:val="Heading3Char"/>
    <w:uiPriority w:val="9"/>
    <w:unhideWhenUsed/>
    <w:qFormat/>
    <w:rsid w:val="00511536"/>
    <w:pPr>
      <w:numPr>
        <w:ilvl w:val="2"/>
      </w:numPr>
      <w:ind w:left="709" w:firstLine="0"/>
      <w:outlineLvl w:val="2"/>
    </w:pPr>
  </w:style>
  <w:style w:type="paragraph" w:styleId="Heading4">
    <w:name w:val="heading 4"/>
    <w:basedOn w:val="Normal"/>
    <w:next w:val="Normal"/>
    <w:link w:val="Heading4Char"/>
    <w:uiPriority w:val="9"/>
    <w:unhideWhenUsed/>
    <w:qFormat/>
    <w:rsid w:val="00E33B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33B9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E33B9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33B9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3B9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3B9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527"/>
    <w:rPr>
      <w:rFonts w:ascii="Times New Roman" w:eastAsiaTheme="majorEastAsia" w:hAnsi="Times New Roman" w:cs="Times New Roman"/>
      <w:b/>
      <w:bCs/>
      <w:color w:val="0D0D0D" w:themeColor="text1" w:themeTint="F2"/>
      <w:kern w:val="0"/>
      <w:sz w:val="28"/>
      <w:szCs w:val="28"/>
      <w:lang w:val="ru-RU"/>
      <w14:ligatures w14:val="none"/>
    </w:rPr>
  </w:style>
  <w:style w:type="character" w:customStyle="1" w:styleId="Heading3Char">
    <w:name w:val="Heading 3 Char"/>
    <w:basedOn w:val="DefaultParagraphFont"/>
    <w:link w:val="Heading3"/>
    <w:uiPriority w:val="9"/>
    <w:rsid w:val="00511536"/>
    <w:rPr>
      <w:rFonts w:ascii="Times New Roman" w:eastAsiaTheme="majorEastAsia" w:hAnsi="Times New Roman" w:cstheme="majorBidi"/>
      <w:b/>
      <w:bCs/>
      <w:color w:val="000000" w:themeColor="text1"/>
      <w:kern w:val="0"/>
      <w:sz w:val="28"/>
      <w:szCs w:val="26"/>
      <w:lang w:val="ru-RU"/>
      <w14:ligatures w14:val="none"/>
    </w:rPr>
  </w:style>
  <w:style w:type="paragraph" w:styleId="Header">
    <w:name w:val="header"/>
    <w:basedOn w:val="Normal"/>
    <w:link w:val="HeaderChar"/>
    <w:uiPriority w:val="99"/>
    <w:unhideWhenUsed/>
    <w:rsid w:val="00E33B93"/>
    <w:pPr>
      <w:tabs>
        <w:tab w:val="center" w:pos="4844"/>
        <w:tab w:val="right" w:pos="9689"/>
      </w:tabs>
      <w:spacing w:after="0"/>
    </w:pPr>
  </w:style>
  <w:style w:type="character" w:customStyle="1" w:styleId="HeaderChar">
    <w:name w:val="Header Char"/>
    <w:basedOn w:val="DefaultParagraphFont"/>
    <w:link w:val="Header"/>
    <w:uiPriority w:val="99"/>
    <w:rsid w:val="00E33B93"/>
    <w:rPr>
      <w:kern w:val="0"/>
      <w:sz w:val="22"/>
      <w:szCs w:val="22"/>
      <w:lang w:val="en-US"/>
      <w14:ligatures w14:val="none"/>
    </w:rPr>
  </w:style>
  <w:style w:type="paragraph" w:styleId="Footer">
    <w:name w:val="footer"/>
    <w:basedOn w:val="Normal"/>
    <w:link w:val="FooterChar"/>
    <w:uiPriority w:val="99"/>
    <w:unhideWhenUsed/>
    <w:rsid w:val="00E33B93"/>
    <w:pPr>
      <w:tabs>
        <w:tab w:val="center" w:pos="4844"/>
        <w:tab w:val="right" w:pos="9689"/>
      </w:tabs>
      <w:spacing w:after="0"/>
    </w:pPr>
  </w:style>
  <w:style w:type="character" w:customStyle="1" w:styleId="FooterChar">
    <w:name w:val="Footer Char"/>
    <w:basedOn w:val="DefaultParagraphFont"/>
    <w:link w:val="Footer"/>
    <w:uiPriority w:val="99"/>
    <w:rsid w:val="00E33B93"/>
    <w:rPr>
      <w:kern w:val="0"/>
      <w:sz w:val="22"/>
      <w:szCs w:val="22"/>
      <w:lang w:val="en-US"/>
      <w14:ligatures w14:val="none"/>
    </w:rPr>
  </w:style>
  <w:style w:type="paragraph" w:styleId="TOCHeading">
    <w:name w:val="TOC Heading"/>
    <w:basedOn w:val="Heading1"/>
    <w:next w:val="Normal"/>
    <w:uiPriority w:val="39"/>
    <w:unhideWhenUsed/>
    <w:qFormat/>
    <w:rsid w:val="00E33B93"/>
    <w:pPr>
      <w:outlineLvl w:val="9"/>
    </w:pPr>
  </w:style>
  <w:style w:type="paragraph" w:styleId="TOC1">
    <w:name w:val="toc 1"/>
    <w:basedOn w:val="Normal"/>
    <w:next w:val="Normal"/>
    <w:autoRedefine/>
    <w:uiPriority w:val="39"/>
    <w:unhideWhenUsed/>
    <w:rsid w:val="00BA5A77"/>
    <w:pPr>
      <w:tabs>
        <w:tab w:val="right" w:leader="dot" w:pos="9350"/>
      </w:tabs>
      <w:spacing w:after="0"/>
    </w:pPr>
  </w:style>
  <w:style w:type="character" w:styleId="Hyperlink">
    <w:name w:val="Hyperlink"/>
    <w:basedOn w:val="DefaultParagraphFont"/>
    <w:uiPriority w:val="99"/>
    <w:unhideWhenUsed/>
    <w:rsid w:val="00E33B93"/>
    <w:rPr>
      <w:color w:val="0563C1" w:themeColor="hyperlink"/>
      <w:u w:val="single"/>
    </w:rPr>
  </w:style>
  <w:style w:type="paragraph" w:styleId="ListParagraph">
    <w:name w:val="List Paragraph"/>
    <w:basedOn w:val="Normal"/>
    <w:uiPriority w:val="34"/>
    <w:qFormat/>
    <w:rsid w:val="00E33B93"/>
    <w:pPr>
      <w:ind w:left="720"/>
      <w:contextualSpacing/>
    </w:pPr>
  </w:style>
  <w:style w:type="paragraph" w:styleId="TOC2">
    <w:name w:val="toc 2"/>
    <w:basedOn w:val="Normal"/>
    <w:next w:val="Normal"/>
    <w:autoRedefine/>
    <w:uiPriority w:val="39"/>
    <w:unhideWhenUsed/>
    <w:rsid w:val="00E33B93"/>
    <w:pPr>
      <w:spacing w:after="100"/>
      <w:ind w:left="220"/>
    </w:pPr>
  </w:style>
  <w:style w:type="paragraph" w:styleId="TOC3">
    <w:name w:val="toc 3"/>
    <w:basedOn w:val="Normal"/>
    <w:next w:val="Normal"/>
    <w:autoRedefine/>
    <w:uiPriority w:val="39"/>
    <w:unhideWhenUsed/>
    <w:rsid w:val="00E33B93"/>
    <w:pPr>
      <w:spacing w:after="100"/>
      <w:ind w:left="440"/>
    </w:pPr>
  </w:style>
  <w:style w:type="character" w:customStyle="1" w:styleId="Heading2Char">
    <w:name w:val="Heading 2 Char"/>
    <w:basedOn w:val="DefaultParagraphFont"/>
    <w:link w:val="Heading2"/>
    <w:uiPriority w:val="9"/>
    <w:rsid w:val="00DF6527"/>
    <w:rPr>
      <w:rFonts w:ascii="Times New Roman" w:eastAsiaTheme="majorEastAsia" w:hAnsi="Times New Roman" w:cstheme="majorBidi"/>
      <w:b/>
      <w:bCs/>
      <w:color w:val="000000" w:themeColor="text1"/>
      <w:kern w:val="0"/>
      <w:sz w:val="28"/>
      <w:szCs w:val="26"/>
      <w:lang w:val="ru-RU"/>
      <w14:ligatures w14:val="none"/>
    </w:rPr>
  </w:style>
  <w:style w:type="paragraph" w:styleId="NoSpacing">
    <w:name w:val="No Spacing"/>
    <w:aliases w:val="Заголовки"/>
    <w:uiPriority w:val="1"/>
    <w:qFormat/>
    <w:rsid w:val="00BA5A77"/>
    <w:pPr>
      <w:spacing w:after="360"/>
      <w:jc w:val="center"/>
      <w:outlineLvl w:val="0"/>
    </w:pPr>
    <w:rPr>
      <w:rFonts w:ascii="Times New Roman" w:hAnsi="Times New Roman" w:cs="Times New Roman"/>
      <w:b/>
      <w:bCs/>
      <w:kern w:val="0"/>
      <w:sz w:val="28"/>
      <w:szCs w:val="28"/>
      <w:lang w:val="ru-RU"/>
      <w14:ligatures w14:val="none"/>
    </w:rPr>
  </w:style>
  <w:style w:type="character" w:customStyle="1" w:styleId="Heading4Char">
    <w:name w:val="Heading 4 Char"/>
    <w:basedOn w:val="DefaultParagraphFont"/>
    <w:link w:val="Heading4"/>
    <w:uiPriority w:val="9"/>
    <w:rsid w:val="00E33B93"/>
    <w:rPr>
      <w:rFonts w:asciiTheme="majorHAnsi" w:eastAsiaTheme="majorEastAsia" w:hAnsiTheme="majorHAnsi" w:cstheme="majorBidi"/>
      <w:i/>
      <w:iCs/>
      <w:color w:val="2F5496" w:themeColor="accent1" w:themeShade="BF"/>
      <w:kern w:val="0"/>
      <w:sz w:val="22"/>
      <w:szCs w:val="22"/>
      <w:lang w:val="en-US"/>
      <w14:ligatures w14:val="none"/>
    </w:rPr>
  </w:style>
  <w:style w:type="character" w:customStyle="1" w:styleId="Heading5Char">
    <w:name w:val="Heading 5 Char"/>
    <w:basedOn w:val="DefaultParagraphFont"/>
    <w:link w:val="Heading5"/>
    <w:uiPriority w:val="9"/>
    <w:rsid w:val="00E33B93"/>
    <w:rPr>
      <w:rFonts w:asciiTheme="majorHAnsi" w:eastAsiaTheme="majorEastAsia" w:hAnsiTheme="majorHAnsi" w:cstheme="majorBidi"/>
      <w:color w:val="2F5496" w:themeColor="accent1" w:themeShade="BF"/>
      <w:kern w:val="0"/>
      <w:sz w:val="22"/>
      <w:szCs w:val="22"/>
      <w:lang w:val="en-US"/>
      <w14:ligatures w14:val="none"/>
    </w:rPr>
  </w:style>
  <w:style w:type="character" w:customStyle="1" w:styleId="Heading6Char">
    <w:name w:val="Heading 6 Char"/>
    <w:basedOn w:val="DefaultParagraphFont"/>
    <w:link w:val="Heading6"/>
    <w:uiPriority w:val="9"/>
    <w:semiHidden/>
    <w:rsid w:val="00E33B93"/>
    <w:rPr>
      <w:rFonts w:asciiTheme="majorHAnsi" w:eastAsiaTheme="majorEastAsia" w:hAnsiTheme="majorHAnsi" w:cstheme="majorBidi"/>
      <w:color w:val="1F3763" w:themeColor="accent1" w:themeShade="7F"/>
      <w:kern w:val="0"/>
      <w:sz w:val="22"/>
      <w:szCs w:val="22"/>
      <w:lang w:val="en-US"/>
      <w14:ligatures w14:val="none"/>
    </w:rPr>
  </w:style>
  <w:style w:type="character" w:customStyle="1" w:styleId="Heading7Char">
    <w:name w:val="Heading 7 Char"/>
    <w:basedOn w:val="DefaultParagraphFont"/>
    <w:link w:val="Heading7"/>
    <w:uiPriority w:val="9"/>
    <w:semiHidden/>
    <w:rsid w:val="00E33B93"/>
    <w:rPr>
      <w:rFonts w:asciiTheme="majorHAnsi" w:eastAsiaTheme="majorEastAsia" w:hAnsiTheme="majorHAnsi" w:cstheme="majorBidi"/>
      <w:i/>
      <w:iCs/>
      <w:color w:val="1F3763" w:themeColor="accent1" w:themeShade="7F"/>
      <w:kern w:val="0"/>
      <w:sz w:val="22"/>
      <w:szCs w:val="22"/>
      <w:lang w:val="en-US"/>
      <w14:ligatures w14:val="none"/>
    </w:rPr>
  </w:style>
  <w:style w:type="character" w:customStyle="1" w:styleId="Heading8Char">
    <w:name w:val="Heading 8 Char"/>
    <w:basedOn w:val="DefaultParagraphFont"/>
    <w:link w:val="Heading8"/>
    <w:uiPriority w:val="9"/>
    <w:semiHidden/>
    <w:rsid w:val="00E33B93"/>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E33B93"/>
    <w:rPr>
      <w:rFonts w:asciiTheme="majorHAnsi" w:eastAsiaTheme="majorEastAsia" w:hAnsiTheme="majorHAnsi" w:cstheme="majorBidi"/>
      <w:i/>
      <w:iCs/>
      <w:color w:val="272727" w:themeColor="text1" w:themeTint="D8"/>
      <w:kern w:val="0"/>
      <w:sz w:val="21"/>
      <w:szCs w:val="21"/>
      <w:lang w:val="en-US"/>
      <w14:ligatures w14:val="none"/>
    </w:rPr>
  </w:style>
  <w:style w:type="numbering" w:customStyle="1" w:styleId="CurrentList1">
    <w:name w:val="Current List1"/>
    <w:uiPriority w:val="99"/>
    <w:rsid w:val="00B62FD8"/>
    <w:pPr>
      <w:numPr>
        <w:numId w:val="4"/>
      </w:numPr>
    </w:pPr>
  </w:style>
  <w:style w:type="paragraph" w:styleId="Title">
    <w:name w:val="Title"/>
    <w:aliases w:val="абзац"/>
    <w:basedOn w:val="Normal"/>
    <w:next w:val="Normal"/>
    <w:link w:val="TitleChar"/>
    <w:uiPriority w:val="10"/>
    <w:qFormat/>
    <w:rsid w:val="008A2BF5"/>
    <w:pPr>
      <w:spacing w:after="0"/>
      <w:ind w:firstLine="709"/>
      <w:contextualSpacing/>
      <w:jc w:val="both"/>
    </w:pPr>
    <w:rPr>
      <w:rFonts w:ascii="Times New Roman" w:eastAsiaTheme="majorEastAsia" w:hAnsi="Times New Roman" w:cstheme="majorBidi"/>
      <w:spacing w:val="-10"/>
      <w:kern w:val="28"/>
      <w:sz w:val="28"/>
      <w:szCs w:val="56"/>
      <w:lang w:val="en-BY"/>
    </w:rPr>
  </w:style>
  <w:style w:type="character" w:customStyle="1" w:styleId="TitleChar">
    <w:name w:val="Title Char"/>
    <w:aliases w:val="абзац Char"/>
    <w:basedOn w:val="DefaultParagraphFont"/>
    <w:link w:val="Title"/>
    <w:uiPriority w:val="10"/>
    <w:rsid w:val="008A2BF5"/>
    <w:rPr>
      <w:rFonts w:ascii="Times New Roman" w:eastAsiaTheme="majorEastAsia" w:hAnsi="Times New Roman" w:cstheme="majorBidi"/>
      <w:spacing w:val="-10"/>
      <w:kern w:val="28"/>
      <w:sz w:val="28"/>
      <w:szCs w:val="56"/>
      <w14:ligatures w14:val="none"/>
    </w:rPr>
  </w:style>
  <w:style w:type="numbering" w:customStyle="1" w:styleId="CurrentList8">
    <w:name w:val="Current List8"/>
    <w:uiPriority w:val="99"/>
    <w:rsid w:val="00AF730D"/>
    <w:pPr>
      <w:numPr>
        <w:numId w:val="16"/>
      </w:numPr>
    </w:pPr>
  </w:style>
  <w:style w:type="numbering" w:customStyle="1" w:styleId="CurrentList2">
    <w:name w:val="Current List2"/>
    <w:uiPriority w:val="99"/>
    <w:rsid w:val="006718C0"/>
    <w:pPr>
      <w:numPr>
        <w:numId w:val="5"/>
      </w:numPr>
    </w:pPr>
  </w:style>
  <w:style w:type="numbering" w:customStyle="1" w:styleId="CurrentList3">
    <w:name w:val="Current List3"/>
    <w:uiPriority w:val="99"/>
    <w:rsid w:val="00C34127"/>
    <w:pPr>
      <w:numPr>
        <w:numId w:val="8"/>
      </w:numPr>
    </w:pPr>
  </w:style>
  <w:style w:type="numbering" w:customStyle="1" w:styleId="CurrentList4">
    <w:name w:val="Current List4"/>
    <w:uiPriority w:val="99"/>
    <w:rsid w:val="00C34127"/>
    <w:pPr>
      <w:numPr>
        <w:numId w:val="9"/>
      </w:numPr>
    </w:pPr>
  </w:style>
  <w:style w:type="numbering" w:customStyle="1" w:styleId="CurrentList5">
    <w:name w:val="Current List5"/>
    <w:uiPriority w:val="99"/>
    <w:rsid w:val="00C34127"/>
    <w:pPr>
      <w:numPr>
        <w:numId w:val="11"/>
      </w:numPr>
    </w:pPr>
  </w:style>
  <w:style w:type="numbering" w:customStyle="1" w:styleId="CurrentList6">
    <w:name w:val="Current List6"/>
    <w:uiPriority w:val="99"/>
    <w:rsid w:val="00C34127"/>
    <w:pPr>
      <w:numPr>
        <w:numId w:val="12"/>
      </w:numPr>
    </w:pPr>
  </w:style>
  <w:style w:type="numbering" w:customStyle="1" w:styleId="CurrentList7">
    <w:name w:val="Current List7"/>
    <w:uiPriority w:val="99"/>
    <w:rsid w:val="00C34127"/>
    <w:pPr>
      <w:numPr>
        <w:numId w:val="13"/>
      </w:numPr>
    </w:pPr>
  </w:style>
  <w:style w:type="numbering" w:customStyle="1" w:styleId="CurrentList9">
    <w:name w:val="Current List9"/>
    <w:uiPriority w:val="99"/>
    <w:rsid w:val="00AF730D"/>
    <w:pPr>
      <w:numPr>
        <w:numId w:val="17"/>
      </w:numPr>
    </w:pPr>
  </w:style>
  <w:style w:type="numbering" w:customStyle="1" w:styleId="CurrentList10">
    <w:name w:val="Current List10"/>
    <w:uiPriority w:val="99"/>
    <w:rsid w:val="00AF730D"/>
    <w:pPr>
      <w:numPr>
        <w:numId w:val="18"/>
      </w:numPr>
    </w:pPr>
  </w:style>
  <w:style w:type="numbering" w:customStyle="1" w:styleId="CurrentList11">
    <w:name w:val="Current List11"/>
    <w:uiPriority w:val="99"/>
    <w:rsid w:val="00293780"/>
    <w:pPr>
      <w:numPr>
        <w:numId w:val="19"/>
      </w:numPr>
    </w:pPr>
  </w:style>
  <w:style w:type="character" w:styleId="IntenseEmphasis">
    <w:name w:val="Intense Emphasis"/>
    <w:aliases w:val="картинка + текст"/>
    <w:basedOn w:val="DefaultParagraphFont"/>
    <w:uiPriority w:val="21"/>
    <w:qFormat/>
    <w:rsid w:val="002B3764"/>
    <w:rPr>
      <w:rFonts w:ascii="Times New Roman" w:hAnsi="Times New Roman" w:cs="Times New Roman"/>
      <w:color w:val="000000" w:themeColor="text1"/>
      <w:sz w:val="28"/>
      <w:szCs w:val="28"/>
      <w:lang w:val="ru-RU"/>
    </w:rPr>
  </w:style>
  <w:style w:type="character" w:styleId="Emphasis">
    <w:name w:val="Emphasis"/>
    <w:basedOn w:val="DefaultParagraphFont"/>
    <w:uiPriority w:val="20"/>
    <w:qFormat/>
    <w:rsid w:val="002B3764"/>
    <w:rPr>
      <w:i/>
      <w:iCs/>
    </w:rPr>
  </w:style>
  <w:style w:type="character" w:styleId="Strong">
    <w:name w:val="Strong"/>
    <w:basedOn w:val="DefaultParagraphFont"/>
    <w:uiPriority w:val="22"/>
    <w:qFormat/>
    <w:rsid w:val="002B3764"/>
    <w:rPr>
      <w:rFonts w:ascii="Times New Roman" w:hAnsi="Times New Roman"/>
      <w:sz w:val="28"/>
    </w:rPr>
  </w:style>
  <w:style w:type="paragraph" w:customStyle="1" w:styleId="a0">
    <w:name w:val="Картинка"/>
    <w:basedOn w:val="Heading2"/>
    <w:qFormat/>
    <w:rsid w:val="00BA5A77"/>
    <w:pPr>
      <w:numPr>
        <w:ilvl w:val="0"/>
        <w:numId w:val="0"/>
      </w:numPr>
      <w:spacing w:before="240" w:after="280"/>
      <w:jc w:val="center"/>
      <w:outlineLvl w:val="9"/>
    </w:pPr>
    <w:rPr>
      <w:b w:val="0"/>
      <w:bCs w:val="0"/>
    </w:rPr>
  </w:style>
  <w:style w:type="paragraph" w:customStyle="1" w:styleId="Style1">
    <w:name w:val="Style1"/>
    <w:basedOn w:val="Heading1"/>
    <w:qFormat/>
    <w:rsid w:val="00A51F21"/>
    <w:pPr>
      <w:numPr>
        <w:numId w:val="25"/>
      </w:numPr>
    </w:pPr>
  </w:style>
  <w:style w:type="numbering" w:customStyle="1" w:styleId="CurrentList12">
    <w:name w:val="Current List12"/>
    <w:uiPriority w:val="99"/>
    <w:rsid w:val="002B3764"/>
    <w:pPr>
      <w:numPr>
        <w:numId w:val="21"/>
      </w:numPr>
    </w:pPr>
  </w:style>
  <w:style w:type="numbering" w:customStyle="1" w:styleId="CurrentList13">
    <w:name w:val="Current List13"/>
    <w:uiPriority w:val="99"/>
    <w:rsid w:val="002B3764"/>
    <w:pPr>
      <w:numPr>
        <w:numId w:val="23"/>
      </w:numPr>
    </w:pPr>
  </w:style>
  <w:style w:type="numbering" w:customStyle="1" w:styleId="CurrentList16">
    <w:name w:val="Current List16"/>
    <w:uiPriority w:val="99"/>
    <w:rsid w:val="00A51F21"/>
    <w:pPr>
      <w:numPr>
        <w:numId w:val="27"/>
      </w:numPr>
    </w:pPr>
  </w:style>
  <w:style w:type="numbering" w:customStyle="1" w:styleId="CurrentList14">
    <w:name w:val="Current List14"/>
    <w:uiPriority w:val="99"/>
    <w:rsid w:val="00A51F21"/>
    <w:pPr>
      <w:numPr>
        <w:numId w:val="24"/>
      </w:numPr>
    </w:pPr>
  </w:style>
  <w:style w:type="numbering" w:customStyle="1" w:styleId="CurrentList15">
    <w:name w:val="Current List15"/>
    <w:uiPriority w:val="99"/>
    <w:rsid w:val="00A51F21"/>
    <w:pPr>
      <w:numPr>
        <w:numId w:val="26"/>
      </w:numPr>
    </w:pPr>
  </w:style>
  <w:style w:type="numbering" w:customStyle="1" w:styleId="CurrentList17">
    <w:name w:val="Current List17"/>
    <w:uiPriority w:val="99"/>
    <w:rsid w:val="00E871D3"/>
    <w:pPr>
      <w:numPr>
        <w:numId w:val="28"/>
      </w:numPr>
    </w:pPr>
  </w:style>
  <w:style w:type="numbering" w:customStyle="1" w:styleId="CurrentList18">
    <w:name w:val="Current List18"/>
    <w:uiPriority w:val="99"/>
    <w:rsid w:val="00E871D3"/>
    <w:pPr>
      <w:numPr>
        <w:numId w:val="29"/>
      </w:numPr>
    </w:pPr>
  </w:style>
  <w:style w:type="paragraph" w:customStyle="1" w:styleId="a1">
    <w:name w:val="листнг"/>
    <w:basedOn w:val="Normal"/>
    <w:qFormat/>
    <w:rsid w:val="009A77EC"/>
    <w:pPr>
      <w:pBdr>
        <w:top w:val="single" w:sz="4" w:space="1" w:color="auto"/>
        <w:left w:val="single" w:sz="4" w:space="4" w:color="auto"/>
        <w:bottom w:val="single" w:sz="4" w:space="1" w:color="auto"/>
        <w:right w:val="single" w:sz="4" w:space="4" w:color="auto"/>
      </w:pBdr>
      <w:spacing w:before="240" w:after="0"/>
      <w:ind w:firstLine="357"/>
      <w:contextualSpacing/>
      <w:jc w:val="both"/>
      <w:textboxTightWrap w:val="allLines"/>
    </w:pPr>
    <w:rPr>
      <w:rFonts w:ascii="Courier New" w:hAnsi="Courier New" w:cs="Courier New"/>
      <w:sz w:val="24"/>
      <w:szCs w:val="24"/>
    </w:rPr>
  </w:style>
  <w:style w:type="paragraph" w:styleId="NormalWeb">
    <w:name w:val="Normal (Web)"/>
    <w:basedOn w:val="Normal"/>
    <w:uiPriority w:val="99"/>
    <w:unhideWhenUsed/>
    <w:rsid w:val="00323D4A"/>
    <w:pPr>
      <w:spacing w:before="100" w:beforeAutospacing="1" w:after="100" w:afterAutospacing="1"/>
    </w:pPr>
    <w:rPr>
      <w:rFonts w:ascii="Times New Roman" w:eastAsia="Times New Roman" w:hAnsi="Times New Roman" w:cs="Times New Roman"/>
      <w:sz w:val="24"/>
      <w:szCs w:val="24"/>
      <w:lang w:val="en-BY" w:eastAsia="en-GB"/>
    </w:rPr>
  </w:style>
  <w:style w:type="character" w:styleId="HTMLCode">
    <w:name w:val="HTML Code"/>
    <w:basedOn w:val="DefaultParagraphFont"/>
    <w:uiPriority w:val="99"/>
    <w:semiHidden/>
    <w:unhideWhenUsed/>
    <w:rsid w:val="002A2EB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E6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BY" w:eastAsia="en-GB"/>
    </w:rPr>
  </w:style>
  <w:style w:type="character" w:customStyle="1" w:styleId="HTMLPreformattedChar">
    <w:name w:val="HTML Preformatted Char"/>
    <w:basedOn w:val="DefaultParagraphFont"/>
    <w:link w:val="HTMLPreformatted"/>
    <w:uiPriority w:val="99"/>
    <w:semiHidden/>
    <w:rsid w:val="00BE605F"/>
    <w:rPr>
      <w:rFonts w:ascii="Courier New" w:eastAsia="Times New Roman" w:hAnsi="Courier New" w:cs="Courier New"/>
      <w:kern w:val="0"/>
      <w:sz w:val="20"/>
      <w:szCs w:val="20"/>
      <w:lang w:eastAsia="en-GB"/>
      <w14:ligatures w14:val="none"/>
    </w:rPr>
  </w:style>
  <w:style w:type="character" w:customStyle="1" w:styleId="hljs-keyword">
    <w:name w:val="hljs-keyword"/>
    <w:basedOn w:val="DefaultParagraphFont"/>
    <w:rsid w:val="001D4CBB"/>
  </w:style>
  <w:style w:type="character" w:customStyle="1" w:styleId="hljs-comment">
    <w:name w:val="hljs-comment"/>
    <w:basedOn w:val="DefaultParagraphFont"/>
    <w:rsid w:val="001D4CBB"/>
  </w:style>
  <w:style w:type="character" w:customStyle="1" w:styleId="hljs-string">
    <w:name w:val="hljs-string"/>
    <w:basedOn w:val="DefaultParagraphFont"/>
    <w:rsid w:val="001D4CBB"/>
  </w:style>
  <w:style w:type="character" w:customStyle="1" w:styleId="hljs-number">
    <w:name w:val="hljs-number"/>
    <w:basedOn w:val="DefaultParagraphFont"/>
    <w:rsid w:val="001D4CBB"/>
  </w:style>
  <w:style w:type="character" w:customStyle="1" w:styleId="hljs-operator">
    <w:name w:val="hljs-operator"/>
    <w:basedOn w:val="DefaultParagraphFont"/>
    <w:rsid w:val="001D4CBB"/>
  </w:style>
  <w:style w:type="table" w:styleId="TableGrid">
    <w:name w:val="Table Grid"/>
    <w:basedOn w:val="TableNormal"/>
    <w:uiPriority w:val="39"/>
    <w:rsid w:val="00B43F7E"/>
    <w:rPr>
      <w:kern w:val="0"/>
      <w:sz w:val="22"/>
      <w:szCs w:val="22"/>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mess">
    <w:name w:val="im-mess"/>
    <w:basedOn w:val="Normal"/>
    <w:rsid w:val="007E7BDB"/>
    <w:pPr>
      <w:spacing w:before="100" w:beforeAutospacing="1" w:after="100" w:afterAutospacing="1"/>
    </w:pPr>
    <w:rPr>
      <w:rFonts w:ascii="Times New Roman" w:eastAsia="Times New Roman" w:hAnsi="Times New Roman" w:cs="Times New Roman"/>
      <w:sz w:val="24"/>
      <w:szCs w:val="24"/>
      <w:lang w:val="en-BY" w:eastAsia="en-GB"/>
    </w:rPr>
  </w:style>
  <w:style w:type="paragraph" w:styleId="TOC4">
    <w:name w:val="toc 4"/>
    <w:basedOn w:val="Normal"/>
    <w:next w:val="Normal"/>
    <w:autoRedefine/>
    <w:uiPriority w:val="39"/>
    <w:unhideWhenUsed/>
    <w:rsid w:val="00FE7B7A"/>
    <w:pPr>
      <w:spacing w:after="100"/>
      <w:ind w:left="720"/>
    </w:pPr>
    <w:rPr>
      <w:rFonts w:eastAsiaTheme="minorEastAsia"/>
      <w:kern w:val="2"/>
      <w:sz w:val="24"/>
      <w:szCs w:val="24"/>
      <w:lang w:val="en-BY" w:eastAsia="en-GB"/>
      <w14:ligatures w14:val="standardContextual"/>
    </w:rPr>
  </w:style>
  <w:style w:type="paragraph" w:styleId="TOC5">
    <w:name w:val="toc 5"/>
    <w:basedOn w:val="Normal"/>
    <w:next w:val="Normal"/>
    <w:autoRedefine/>
    <w:uiPriority w:val="39"/>
    <w:unhideWhenUsed/>
    <w:rsid w:val="00FE7B7A"/>
    <w:pPr>
      <w:spacing w:after="100"/>
      <w:ind w:left="960"/>
    </w:pPr>
    <w:rPr>
      <w:rFonts w:eastAsiaTheme="minorEastAsia"/>
      <w:kern w:val="2"/>
      <w:sz w:val="24"/>
      <w:szCs w:val="24"/>
      <w:lang w:val="en-BY" w:eastAsia="en-GB"/>
      <w14:ligatures w14:val="standardContextual"/>
    </w:rPr>
  </w:style>
  <w:style w:type="paragraph" w:styleId="TOC6">
    <w:name w:val="toc 6"/>
    <w:basedOn w:val="Normal"/>
    <w:next w:val="Normal"/>
    <w:autoRedefine/>
    <w:uiPriority w:val="39"/>
    <w:unhideWhenUsed/>
    <w:rsid w:val="00FE7B7A"/>
    <w:pPr>
      <w:spacing w:after="100"/>
      <w:ind w:left="1200"/>
    </w:pPr>
    <w:rPr>
      <w:rFonts w:eastAsiaTheme="minorEastAsia"/>
      <w:kern w:val="2"/>
      <w:sz w:val="24"/>
      <w:szCs w:val="24"/>
      <w:lang w:val="en-BY" w:eastAsia="en-GB"/>
      <w14:ligatures w14:val="standardContextual"/>
    </w:rPr>
  </w:style>
  <w:style w:type="paragraph" w:styleId="TOC7">
    <w:name w:val="toc 7"/>
    <w:basedOn w:val="Normal"/>
    <w:next w:val="Normal"/>
    <w:autoRedefine/>
    <w:uiPriority w:val="39"/>
    <w:unhideWhenUsed/>
    <w:rsid w:val="00FE7B7A"/>
    <w:pPr>
      <w:spacing w:after="100"/>
      <w:ind w:left="1440"/>
    </w:pPr>
    <w:rPr>
      <w:rFonts w:eastAsiaTheme="minorEastAsia"/>
      <w:kern w:val="2"/>
      <w:sz w:val="24"/>
      <w:szCs w:val="24"/>
      <w:lang w:val="en-BY" w:eastAsia="en-GB"/>
      <w14:ligatures w14:val="standardContextual"/>
    </w:rPr>
  </w:style>
  <w:style w:type="paragraph" w:styleId="TOC8">
    <w:name w:val="toc 8"/>
    <w:basedOn w:val="Normal"/>
    <w:next w:val="Normal"/>
    <w:autoRedefine/>
    <w:uiPriority w:val="39"/>
    <w:unhideWhenUsed/>
    <w:rsid w:val="00FE7B7A"/>
    <w:pPr>
      <w:spacing w:after="100"/>
      <w:ind w:left="1680"/>
    </w:pPr>
    <w:rPr>
      <w:rFonts w:eastAsiaTheme="minorEastAsia"/>
      <w:kern w:val="2"/>
      <w:sz w:val="24"/>
      <w:szCs w:val="24"/>
      <w:lang w:val="en-BY" w:eastAsia="en-GB"/>
      <w14:ligatures w14:val="standardContextual"/>
    </w:rPr>
  </w:style>
  <w:style w:type="paragraph" w:styleId="TOC9">
    <w:name w:val="toc 9"/>
    <w:basedOn w:val="Normal"/>
    <w:next w:val="Normal"/>
    <w:autoRedefine/>
    <w:uiPriority w:val="39"/>
    <w:unhideWhenUsed/>
    <w:rsid w:val="00FE7B7A"/>
    <w:pPr>
      <w:spacing w:after="100"/>
      <w:ind w:left="1920"/>
    </w:pPr>
    <w:rPr>
      <w:rFonts w:eastAsiaTheme="minorEastAsia"/>
      <w:kern w:val="2"/>
      <w:sz w:val="24"/>
      <w:szCs w:val="24"/>
      <w:lang w:val="en-BY" w:eastAsia="en-GB"/>
      <w14:ligatures w14:val="standardContextual"/>
    </w:rPr>
  </w:style>
  <w:style w:type="character" w:styleId="UnresolvedMention">
    <w:name w:val="Unresolved Mention"/>
    <w:basedOn w:val="DefaultParagraphFont"/>
    <w:uiPriority w:val="99"/>
    <w:semiHidden/>
    <w:unhideWhenUsed/>
    <w:rsid w:val="00FE7B7A"/>
    <w:rPr>
      <w:color w:val="605E5C"/>
      <w:shd w:val="clear" w:color="auto" w:fill="E1DFDD"/>
    </w:rPr>
  </w:style>
  <w:style w:type="paragraph" w:styleId="Revision">
    <w:name w:val="Revision"/>
    <w:hidden/>
    <w:uiPriority w:val="99"/>
    <w:semiHidden/>
    <w:rsid w:val="00600F62"/>
    <w:rPr>
      <w:kern w:val="0"/>
      <w:sz w:val="22"/>
      <w:szCs w:val="22"/>
      <w:lang w:val="en-US"/>
      <w14:ligatures w14:val="none"/>
    </w:rPr>
  </w:style>
  <w:style w:type="character" w:customStyle="1" w:styleId="a2">
    <w:name w:val="Дефолт Знак"/>
    <w:basedOn w:val="DefaultParagraphFont"/>
    <w:link w:val="a3"/>
    <w:locked/>
    <w:rsid w:val="009A2BA6"/>
    <w:rPr>
      <w:rFonts w:ascii="Times New Roman" w:hAnsi="Times New Roman" w:cs="Calibri"/>
      <w:sz w:val="28"/>
      <w:lang w:eastAsia="ru-RU"/>
    </w:rPr>
  </w:style>
  <w:style w:type="paragraph" w:customStyle="1" w:styleId="a3">
    <w:name w:val="Дефолт"/>
    <w:basedOn w:val="Normal"/>
    <w:link w:val="a2"/>
    <w:qFormat/>
    <w:rsid w:val="009A2BA6"/>
    <w:pPr>
      <w:spacing w:after="0"/>
      <w:ind w:firstLine="709"/>
      <w:jc w:val="both"/>
    </w:pPr>
    <w:rPr>
      <w:rFonts w:ascii="Times New Roman" w:hAnsi="Times New Roman" w:cs="Calibri"/>
      <w:kern w:val="2"/>
      <w:sz w:val="28"/>
      <w:szCs w:val="24"/>
      <w:lang w:val="en-BY" w:eastAsia="ru-RU"/>
      <w14:ligatures w14:val="standardContextual"/>
    </w:rPr>
  </w:style>
  <w:style w:type="paragraph" w:customStyle="1" w:styleId="a">
    <w:name w:val="список"/>
    <w:basedOn w:val="ListParagraph"/>
    <w:link w:val="a4"/>
    <w:qFormat/>
    <w:rsid w:val="009A2BA6"/>
    <w:pPr>
      <w:widowControl w:val="0"/>
      <w:numPr>
        <w:numId w:val="46"/>
      </w:numPr>
      <w:tabs>
        <w:tab w:val="left" w:pos="1134"/>
      </w:tabs>
      <w:spacing w:after="0"/>
      <w:jc w:val="both"/>
    </w:pPr>
    <w:rPr>
      <w:rFonts w:ascii="Times New Roman" w:eastAsia="Calibri" w:hAnsi="Times New Roman" w:cs="Calibri"/>
      <w:color w:val="000000" w:themeColor="text1"/>
      <w:sz w:val="28"/>
      <w:lang w:val="ru-RU" w:eastAsia="ru-RU"/>
    </w:rPr>
  </w:style>
  <w:style w:type="character" w:customStyle="1" w:styleId="a4">
    <w:name w:val="список Знак"/>
    <w:basedOn w:val="DefaultParagraphFont"/>
    <w:link w:val="a"/>
    <w:rsid w:val="009A2BA6"/>
    <w:rPr>
      <w:rFonts w:ascii="Times New Roman" w:eastAsia="Calibri" w:hAnsi="Times New Roman" w:cs="Calibri"/>
      <w:color w:val="000000" w:themeColor="text1"/>
      <w:kern w:val="0"/>
      <w:sz w:val="28"/>
      <w:szCs w:val="22"/>
      <w:lang w:val="ru-RU"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5037">
      <w:bodyDiv w:val="1"/>
      <w:marLeft w:val="0"/>
      <w:marRight w:val="0"/>
      <w:marTop w:val="0"/>
      <w:marBottom w:val="0"/>
      <w:divBdr>
        <w:top w:val="none" w:sz="0" w:space="0" w:color="auto"/>
        <w:left w:val="none" w:sz="0" w:space="0" w:color="auto"/>
        <w:bottom w:val="none" w:sz="0" w:space="0" w:color="auto"/>
        <w:right w:val="none" w:sz="0" w:space="0" w:color="auto"/>
      </w:divBdr>
    </w:div>
    <w:div w:id="248850818">
      <w:bodyDiv w:val="1"/>
      <w:marLeft w:val="0"/>
      <w:marRight w:val="0"/>
      <w:marTop w:val="0"/>
      <w:marBottom w:val="0"/>
      <w:divBdr>
        <w:top w:val="none" w:sz="0" w:space="0" w:color="auto"/>
        <w:left w:val="none" w:sz="0" w:space="0" w:color="auto"/>
        <w:bottom w:val="none" w:sz="0" w:space="0" w:color="auto"/>
        <w:right w:val="none" w:sz="0" w:space="0" w:color="auto"/>
      </w:divBdr>
    </w:div>
    <w:div w:id="249899754">
      <w:bodyDiv w:val="1"/>
      <w:marLeft w:val="0"/>
      <w:marRight w:val="0"/>
      <w:marTop w:val="0"/>
      <w:marBottom w:val="0"/>
      <w:divBdr>
        <w:top w:val="none" w:sz="0" w:space="0" w:color="auto"/>
        <w:left w:val="none" w:sz="0" w:space="0" w:color="auto"/>
        <w:bottom w:val="none" w:sz="0" w:space="0" w:color="auto"/>
        <w:right w:val="none" w:sz="0" w:space="0" w:color="auto"/>
      </w:divBdr>
    </w:div>
    <w:div w:id="262733903">
      <w:bodyDiv w:val="1"/>
      <w:marLeft w:val="0"/>
      <w:marRight w:val="0"/>
      <w:marTop w:val="0"/>
      <w:marBottom w:val="0"/>
      <w:divBdr>
        <w:top w:val="none" w:sz="0" w:space="0" w:color="auto"/>
        <w:left w:val="none" w:sz="0" w:space="0" w:color="auto"/>
        <w:bottom w:val="none" w:sz="0" w:space="0" w:color="auto"/>
        <w:right w:val="none" w:sz="0" w:space="0" w:color="auto"/>
      </w:divBdr>
    </w:div>
    <w:div w:id="265426084">
      <w:bodyDiv w:val="1"/>
      <w:marLeft w:val="0"/>
      <w:marRight w:val="0"/>
      <w:marTop w:val="0"/>
      <w:marBottom w:val="0"/>
      <w:divBdr>
        <w:top w:val="none" w:sz="0" w:space="0" w:color="auto"/>
        <w:left w:val="none" w:sz="0" w:space="0" w:color="auto"/>
        <w:bottom w:val="none" w:sz="0" w:space="0" w:color="auto"/>
        <w:right w:val="none" w:sz="0" w:space="0" w:color="auto"/>
      </w:divBdr>
    </w:div>
    <w:div w:id="268053946">
      <w:bodyDiv w:val="1"/>
      <w:marLeft w:val="0"/>
      <w:marRight w:val="0"/>
      <w:marTop w:val="0"/>
      <w:marBottom w:val="0"/>
      <w:divBdr>
        <w:top w:val="none" w:sz="0" w:space="0" w:color="auto"/>
        <w:left w:val="none" w:sz="0" w:space="0" w:color="auto"/>
        <w:bottom w:val="none" w:sz="0" w:space="0" w:color="auto"/>
        <w:right w:val="none" w:sz="0" w:space="0" w:color="auto"/>
      </w:divBdr>
      <w:divsChild>
        <w:div w:id="1434352789">
          <w:marLeft w:val="0"/>
          <w:marRight w:val="0"/>
          <w:marTop w:val="0"/>
          <w:marBottom w:val="0"/>
          <w:divBdr>
            <w:top w:val="none" w:sz="0" w:space="0" w:color="auto"/>
            <w:left w:val="none" w:sz="0" w:space="0" w:color="auto"/>
            <w:bottom w:val="none" w:sz="0" w:space="0" w:color="auto"/>
            <w:right w:val="none" w:sz="0" w:space="0" w:color="auto"/>
          </w:divBdr>
        </w:div>
      </w:divsChild>
    </w:div>
    <w:div w:id="383334531">
      <w:bodyDiv w:val="1"/>
      <w:marLeft w:val="0"/>
      <w:marRight w:val="0"/>
      <w:marTop w:val="0"/>
      <w:marBottom w:val="0"/>
      <w:divBdr>
        <w:top w:val="none" w:sz="0" w:space="0" w:color="auto"/>
        <w:left w:val="none" w:sz="0" w:space="0" w:color="auto"/>
        <w:bottom w:val="none" w:sz="0" w:space="0" w:color="auto"/>
        <w:right w:val="none" w:sz="0" w:space="0" w:color="auto"/>
      </w:divBdr>
    </w:div>
    <w:div w:id="391276619">
      <w:bodyDiv w:val="1"/>
      <w:marLeft w:val="0"/>
      <w:marRight w:val="0"/>
      <w:marTop w:val="0"/>
      <w:marBottom w:val="0"/>
      <w:divBdr>
        <w:top w:val="none" w:sz="0" w:space="0" w:color="auto"/>
        <w:left w:val="none" w:sz="0" w:space="0" w:color="auto"/>
        <w:bottom w:val="none" w:sz="0" w:space="0" w:color="auto"/>
        <w:right w:val="none" w:sz="0" w:space="0" w:color="auto"/>
      </w:divBdr>
    </w:div>
    <w:div w:id="406265239">
      <w:bodyDiv w:val="1"/>
      <w:marLeft w:val="0"/>
      <w:marRight w:val="0"/>
      <w:marTop w:val="0"/>
      <w:marBottom w:val="0"/>
      <w:divBdr>
        <w:top w:val="none" w:sz="0" w:space="0" w:color="auto"/>
        <w:left w:val="none" w:sz="0" w:space="0" w:color="auto"/>
        <w:bottom w:val="none" w:sz="0" w:space="0" w:color="auto"/>
        <w:right w:val="none" w:sz="0" w:space="0" w:color="auto"/>
      </w:divBdr>
    </w:div>
    <w:div w:id="492841367">
      <w:bodyDiv w:val="1"/>
      <w:marLeft w:val="0"/>
      <w:marRight w:val="0"/>
      <w:marTop w:val="0"/>
      <w:marBottom w:val="0"/>
      <w:divBdr>
        <w:top w:val="none" w:sz="0" w:space="0" w:color="auto"/>
        <w:left w:val="none" w:sz="0" w:space="0" w:color="auto"/>
        <w:bottom w:val="none" w:sz="0" w:space="0" w:color="auto"/>
        <w:right w:val="none" w:sz="0" w:space="0" w:color="auto"/>
      </w:divBdr>
    </w:div>
    <w:div w:id="513038943">
      <w:bodyDiv w:val="1"/>
      <w:marLeft w:val="0"/>
      <w:marRight w:val="0"/>
      <w:marTop w:val="0"/>
      <w:marBottom w:val="0"/>
      <w:divBdr>
        <w:top w:val="none" w:sz="0" w:space="0" w:color="auto"/>
        <w:left w:val="none" w:sz="0" w:space="0" w:color="auto"/>
        <w:bottom w:val="none" w:sz="0" w:space="0" w:color="auto"/>
        <w:right w:val="none" w:sz="0" w:space="0" w:color="auto"/>
      </w:divBdr>
    </w:div>
    <w:div w:id="560942656">
      <w:bodyDiv w:val="1"/>
      <w:marLeft w:val="0"/>
      <w:marRight w:val="0"/>
      <w:marTop w:val="0"/>
      <w:marBottom w:val="0"/>
      <w:divBdr>
        <w:top w:val="none" w:sz="0" w:space="0" w:color="auto"/>
        <w:left w:val="none" w:sz="0" w:space="0" w:color="auto"/>
        <w:bottom w:val="none" w:sz="0" w:space="0" w:color="auto"/>
        <w:right w:val="none" w:sz="0" w:space="0" w:color="auto"/>
      </w:divBdr>
    </w:div>
    <w:div w:id="568467897">
      <w:bodyDiv w:val="1"/>
      <w:marLeft w:val="0"/>
      <w:marRight w:val="0"/>
      <w:marTop w:val="0"/>
      <w:marBottom w:val="0"/>
      <w:divBdr>
        <w:top w:val="none" w:sz="0" w:space="0" w:color="auto"/>
        <w:left w:val="none" w:sz="0" w:space="0" w:color="auto"/>
        <w:bottom w:val="none" w:sz="0" w:space="0" w:color="auto"/>
        <w:right w:val="none" w:sz="0" w:space="0" w:color="auto"/>
      </w:divBdr>
    </w:div>
    <w:div w:id="604267195">
      <w:bodyDiv w:val="1"/>
      <w:marLeft w:val="0"/>
      <w:marRight w:val="0"/>
      <w:marTop w:val="0"/>
      <w:marBottom w:val="0"/>
      <w:divBdr>
        <w:top w:val="none" w:sz="0" w:space="0" w:color="auto"/>
        <w:left w:val="none" w:sz="0" w:space="0" w:color="auto"/>
        <w:bottom w:val="none" w:sz="0" w:space="0" w:color="auto"/>
        <w:right w:val="none" w:sz="0" w:space="0" w:color="auto"/>
      </w:divBdr>
    </w:div>
    <w:div w:id="629215581">
      <w:bodyDiv w:val="1"/>
      <w:marLeft w:val="0"/>
      <w:marRight w:val="0"/>
      <w:marTop w:val="0"/>
      <w:marBottom w:val="0"/>
      <w:divBdr>
        <w:top w:val="none" w:sz="0" w:space="0" w:color="auto"/>
        <w:left w:val="none" w:sz="0" w:space="0" w:color="auto"/>
        <w:bottom w:val="none" w:sz="0" w:space="0" w:color="auto"/>
        <w:right w:val="none" w:sz="0" w:space="0" w:color="auto"/>
      </w:divBdr>
    </w:div>
    <w:div w:id="648679414">
      <w:bodyDiv w:val="1"/>
      <w:marLeft w:val="0"/>
      <w:marRight w:val="0"/>
      <w:marTop w:val="0"/>
      <w:marBottom w:val="0"/>
      <w:divBdr>
        <w:top w:val="none" w:sz="0" w:space="0" w:color="auto"/>
        <w:left w:val="none" w:sz="0" w:space="0" w:color="auto"/>
        <w:bottom w:val="none" w:sz="0" w:space="0" w:color="auto"/>
        <w:right w:val="none" w:sz="0" w:space="0" w:color="auto"/>
      </w:divBdr>
    </w:div>
    <w:div w:id="675772401">
      <w:bodyDiv w:val="1"/>
      <w:marLeft w:val="0"/>
      <w:marRight w:val="0"/>
      <w:marTop w:val="0"/>
      <w:marBottom w:val="0"/>
      <w:divBdr>
        <w:top w:val="none" w:sz="0" w:space="0" w:color="auto"/>
        <w:left w:val="none" w:sz="0" w:space="0" w:color="auto"/>
        <w:bottom w:val="none" w:sz="0" w:space="0" w:color="auto"/>
        <w:right w:val="none" w:sz="0" w:space="0" w:color="auto"/>
      </w:divBdr>
    </w:div>
    <w:div w:id="777485753">
      <w:bodyDiv w:val="1"/>
      <w:marLeft w:val="0"/>
      <w:marRight w:val="0"/>
      <w:marTop w:val="0"/>
      <w:marBottom w:val="0"/>
      <w:divBdr>
        <w:top w:val="none" w:sz="0" w:space="0" w:color="auto"/>
        <w:left w:val="none" w:sz="0" w:space="0" w:color="auto"/>
        <w:bottom w:val="none" w:sz="0" w:space="0" w:color="auto"/>
        <w:right w:val="none" w:sz="0" w:space="0" w:color="auto"/>
      </w:divBdr>
    </w:div>
    <w:div w:id="792330702">
      <w:bodyDiv w:val="1"/>
      <w:marLeft w:val="0"/>
      <w:marRight w:val="0"/>
      <w:marTop w:val="0"/>
      <w:marBottom w:val="0"/>
      <w:divBdr>
        <w:top w:val="none" w:sz="0" w:space="0" w:color="auto"/>
        <w:left w:val="none" w:sz="0" w:space="0" w:color="auto"/>
        <w:bottom w:val="none" w:sz="0" w:space="0" w:color="auto"/>
        <w:right w:val="none" w:sz="0" w:space="0" w:color="auto"/>
      </w:divBdr>
    </w:div>
    <w:div w:id="844711224">
      <w:bodyDiv w:val="1"/>
      <w:marLeft w:val="0"/>
      <w:marRight w:val="0"/>
      <w:marTop w:val="0"/>
      <w:marBottom w:val="0"/>
      <w:divBdr>
        <w:top w:val="none" w:sz="0" w:space="0" w:color="auto"/>
        <w:left w:val="none" w:sz="0" w:space="0" w:color="auto"/>
        <w:bottom w:val="none" w:sz="0" w:space="0" w:color="auto"/>
        <w:right w:val="none" w:sz="0" w:space="0" w:color="auto"/>
      </w:divBdr>
    </w:div>
    <w:div w:id="849609329">
      <w:bodyDiv w:val="1"/>
      <w:marLeft w:val="0"/>
      <w:marRight w:val="0"/>
      <w:marTop w:val="0"/>
      <w:marBottom w:val="0"/>
      <w:divBdr>
        <w:top w:val="none" w:sz="0" w:space="0" w:color="auto"/>
        <w:left w:val="none" w:sz="0" w:space="0" w:color="auto"/>
        <w:bottom w:val="none" w:sz="0" w:space="0" w:color="auto"/>
        <w:right w:val="none" w:sz="0" w:space="0" w:color="auto"/>
      </w:divBdr>
      <w:divsChild>
        <w:div w:id="1220245016">
          <w:marLeft w:val="0"/>
          <w:marRight w:val="0"/>
          <w:marTop w:val="0"/>
          <w:marBottom w:val="0"/>
          <w:divBdr>
            <w:top w:val="single" w:sz="2" w:space="0" w:color="D9D9E3"/>
            <w:left w:val="single" w:sz="2" w:space="0" w:color="D9D9E3"/>
            <w:bottom w:val="single" w:sz="2" w:space="0" w:color="D9D9E3"/>
            <w:right w:val="single" w:sz="2" w:space="0" w:color="D9D9E3"/>
          </w:divBdr>
          <w:divsChild>
            <w:div w:id="167720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5926468">
      <w:bodyDiv w:val="1"/>
      <w:marLeft w:val="0"/>
      <w:marRight w:val="0"/>
      <w:marTop w:val="0"/>
      <w:marBottom w:val="0"/>
      <w:divBdr>
        <w:top w:val="none" w:sz="0" w:space="0" w:color="auto"/>
        <w:left w:val="none" w:sz="0" w:space="0" w:color="auto"/>
        <w:bottom w:val="none" w:sz="0" w:space="0" w:color="auto"/>
        <w:right w:val="none" w:sz="0" w:space="0" w:color="auto"/>
      </w:divBdr>
    </w:div>
    <w:div w:id="870921246">
      <w:bodyDiv w:val="1"/>
      <w:marLeft w:val="0"/>
      <w:marRight w:val="0"/>
      <w:marTop w:val="0"/>
      <w:marBottom w:val="0"/>
      <w:divBdr>
        <w:top w:val="none" w:sz="0" w:space="0" w:color="auto"/>
        <w:left w:val="none" w:sz="0" w:space="0" w:color="auto"/>
        <w:bottom w:val="none" w:sz="0" w:space="0" w:color="auto"/>
        <w:right w:val="none" w:sz="0" w:space="0" w:color="auto"/>
      </w:divBdr>
    </w:div>
    <w:div w:id="887257130">
      <w:bodyDiv w:val="1"/>
      <w:marLeft w:val="0"/>
      <w:marRight w:val="0"/>
      <w:marTop w:val="0"/>
      <w:marBottom w:val="0"/>
      <w:divBdr>
        <w:top w:val="none" w:sz="0" w:space="0" w:color="auto"/>
        <w:left w:val="none" w:sz="0" w:space="0" w:color="auto"/>
        <w:bottom w:val="none" w:sz="0" w:space="0" w:color="auto"/>
        <w:right w:val="none" w:sz="0" w:space="0" w:color="auto"/>
      </w:divBdr>
    </w:div>
    <w:div w:id="895287804">
      <w:bodyDiv w:val="1"/>
      <w:marLeft w:val="0"/>
      <w:marRight w:val="0"/>
      <w:marTop w:val="0"/>
      <w:marBottom w:val="0"/>
      <w:divBdr>
        <w:top w:val="none" w:sz="0" w:space="0" w:color="auto"/>
        <w:left w:val="none" w:sz="0" w:space="0" w:color="auto"/>
        <w:bottom w:val="none" w:sz="0" w:space="0" w:color="auto"/>
        <w:right w:val="none" w:sz="0" w:space="0" w:color="auto"/>
      </w:divBdr>
    </w:div>
    <w:div w:id="898901805">
      <w:bodyDiv w:val="1"/>
      <w:marLeft w:val="0"/>
      <w:marRight w:val="0"/>
      <w:marTop w:val="0"/>
      <w:marBottom w:val="0"/>
      <w:divBdr>
        <w:top w:val="none" w:sz="0" w:space="0" w:color="auto"/>
        <w:left w:val="none" w:sz="0" w:space="0" w:color="auto"/>
        <w:bottom w:val="none" w:sz="0" w:space="0" w:color="auto"/>
        <w:right w:val="none" w:sz="0" w:space="0" w:color="auto"/>
      </w:divBdr>
    </w:div>
    <w:div w:id="966354121">
      <w:bodyDiv w:val="1"/>
      <w:marLeft w:val="0"/>
      <w:marRight w:val="0"/>
      <w:marTop w:val="0"/>
      <w:marBottom w:val="0"/>
      <w:divBdr>
        <w:top w:val="none" w:sz="0" w:space="0" w:color="auto"/>
        <w:left w:val="none" w:sz="0" w:space="0" w:color="auto"/>
        <w:bottom w:val="none" w:sz="0" w:space="0" w:color="auto"/>
        <w:right w:val="none" w:sz="0" w:space="0" w:color="auto"/>
      </w:divBdr>
    </w:div>
    <w:div w:id="1028028892">
      <w:bodyDiv w:val="1"/>
      <w:marLeft w:val="0"/>
      <w:marRight w:val="0"/>
      <w:marTop w:val="0"/>
      <w:marBottom w:val="0"/>
      <w:divBdr>
        <w:top w:val="none" w:sz="0" w:space="0" w:color="auto"/>
        <w:left w:val="none" w:sz="0" w:space="0" w:color="auto"/>
        <w:bottom w:val="none" w:sz="0" w:space="0" w:color="auto"/>
        <w:right w:val="none" w:sz="0" w:space="0" w:color="auto"/>
      </w:divBdr>
    </w:div>
    <w:div w:id="1148866647">
      <w:bodyDiv w:val="1"/>
      <w:marLeft w:val="0"/>
      <w:marRight w:val="0"/>
      <w:marTop w:val="0"/>
      <w:marBottom w:val="0"/>
      <w:divBdr>
        <w:top w:val="none" w:sz="0" w:space="0" w:color="auto"/>
        <w:left w:val="none" w:sz="0" w:space="0" w:color="auto"/>
        <w:bottom w:val="none" w:sz="0" w:space="0" w:color="auto"/>
        <w:right w:val="none" w:sz="0" w:space="0" w:color="auto"/>
      </w:divBdr>
    </w:div>
    <w:div w:id="1180118203">
      <w:bodyDiv w:val="1"/>
      <w:marLeft w:val="0"/>
      <w:marRight w:val="0"/>
      <w:marTop w:val="0"/>
      <w:marBottom w:val="0"/>
      <w:divBdr>
        <w:top w:val="none" w:sz="0" w:space="0" w:color="auto"/>
        <w:left w:val="none" w:sz="0" w:space="0" w:color="auto"/>
        <w:bottom w:val="none" w:sz="0" w:space="0" w:color="auto"/>
        <w:right w:val="none" w:sz="0" w:space="0" w:color="auto"/>
      </w:divBdr>
    </w:div>
    <w:div w:id="1190685489">
      <w:bodyDiv w:val="1"/>
      <w:marLeft w:val="0"/>
      <w:marRight w:val="0"/>
      <w:marTop w:val="0"/>
      <w:marBottom w:val="0"/>
      <w:divBdr>
        <w:top w:val="none" w:sz="0" w:space="0" w:color="auto"/>
        <w:left w:val="none" w:sz="0" w:space="0" w:color="auto"/>
        <w:bottom w:val="none" w:sz="0" w:space="0" w:color="auto"/>
        <w:right w:val="none" w:sz="0" w:space="0" w:color="auto"/>
      </w:divBdr>
    </w:div>
    <w:div w:id="1201088303">
      <w:bodyDiv w:val="1"/>
      <w:marLeft w:val="0"/>
      <w:marRight w:val="0"/>
      <w:marTop w:val="0"/>
      <w:marBottom w:val="0"/>
      <w:divBdr>
        <w:top w:val="none" w:sz="0" w:space="0" w:color="auto"/>
        <w:left w:val="none" w:sz="0" w:space="0" w:color="auto"/>
        <w:bottom w:val="none" w:sz="0" w:space="0" w:color="auto"/>
        <w:right w:val="none" w:sz="0" w:space="0" w:color="auto"/>
      </w:divBdr>
    </w:div>
    <w:div w:id="1202282219">
      <w:bodyDiv w:val="1"/>
      <w:marLeft w:val="0"/>
      <w:marRight w:val="0"/>
      <w:marTop w:val="0"/>
      <w:marBottom w:val="0"/>
      <w:divBdr>
        <w:top w:val="none" w:sz="0" w:space="0" w:color="auto"/>
        <w:left w:val="none" w:sz="0" w:space="0" w:color="auto"/>
        <w:bottom w:val="none" w:sz="0" w:space="0" w:color="auto"/>
        <w:right w:val="none" w:sz="0" w:space="0" w:color="auto"/>
      </w:divBdr>
    </w:div>
    <w:div w:id="1284968062">
      <w:bodyDiv w:val="1"/>
      <w:marLeft w:val="0"/>
      <w:marRight w:val="0"/>
      <w:marTop w:val="0"/>
      <w:marBottom w:val="0"/>
      <w:divBdr>
        <w:top w:val="none" w:sz="0" w:space="0" w:color="auto"/>
        <w:left w:val="none" w:sz="0" w:space="0" w:color="auto"/>
        <w:bottom w:val="none" w:sz="0" w:space="0" w:color="auto"/>
        <w:right w:val="none" w:sz="0" w:space="0" w:color="auto"/>
      </w:divBdr>
    </w:div>
    <w:div w:id="1301494397">
      <w:bodyDiv w:val="1"/>
      <w:marLeft w:val="0"/>
      <w:marRight w:val="0"/>
      <w:marTop w:val="0"/>
      <w:marBottom w:val="0"/>
      <w:divBdr>
        <w:top w:val="none" w:sz="0" w:space="0" w:color="auto"/>
        <w:left w:val="none" w:sz="0" w:space="0" w:color="auto"/>
        <w:bottom w:val="none" w:sz="0" w:space="0" w:color="auto"/>
        <w:right w:val="none" w:sz="0" w:space="0" w:color="auto"/>
      </w:divBdr>
    </w:div>
    <w:div w:id="1416324081">
      <w:bodyDiv w:val="1"/>
      <w:marLeft w:val="0"/>
      <w:marRight w:val="0"/>
      <w:marTop w:val="0"/>
      <w:marBottom w:val="0"/>
      <w:divBdr>
        <w:top w:val="none" w:sz="0" w:space="0" w:color="auto"/>
        <w:left w:val="none" w:sz="0" w:space="0" w:color="auto"/>
        <w:bottom w:val="none" w:sz="0" w:space="0" w:color="auto"/>
        <w:right w:val="none" w:sz="0" w:space="0" w:color="auto"/>
      </w:divBdr>
    </w:div>
    <w:div w:id="1436168946">
      <w:bodyDiv w:val="1"/>
      <w:marLeft w:val="0"/>
      <w:marRight w:val="0"/>
      <w:marTop w:val="0"/>
      <w:marBottom w:val="0"/>
      <w:divBdr>
        <w:top w:val="none" w:sz="0" w:space="0" w:color="auto"/>
        <w:left w:val="none" w:sz="0" w:space="0" w:color="auto"/>
        <w:bottom w:val="none" w:sz="0" w:space="0" w:color="auto"/>
        <w:right w:val="none" w:sz="0" w:space="0" w:color="auto"/>
      </w:divBdr>
    </w:div>
    <w:div w:id="1439253882">
      <w:bodyDiv w:val="1"/>
      <w:marLeft w:val="0"/>
      <w:marRight w:val="0"/>
      <w:marTop w:val="0"/>
      <w:marBottom w:val="0"/>
      <w:divBdr>
        <w:top w:val="none" w:sz="0" w:space="0" w:color="auto"/>
        <w:left w:val="none" w:sz="0" w:space="0" w:color="auto"/>
        <w:bottom w:val="none" w:sz="0" w:space="0" w:color="auto"/>
        <w:right w:val="none" w:sz="0" w:space="0" w:color="auto"/>
      </w:divBdr>
    </w:div>
    <w:div w:id="1445003490">
      <w:bodyDiv w:val="1"/>
      <w:marLeft w:val="0"/>
      <w:marRight w:val="0"/>
      <w:marTop w:val="0"/>
      <w:marBottom w:val="0"/>
      <w:divBdr>
        <w:top w:val="none" w:sz="0" w:space="0" w:color="auto"/>
        <w:left w:val="none" w:sz="0" w:space="0" w:color="auto"/>
        <w:bottom w:val="none" w:sz="0" w:space="0" w:color="auto"/>
        <w:right w:val="none" w:sz="0" w:space="0" w:color="auto"/>
      </w:divBdr>
    </w:div>
    <w:div w:id="1480734051">
      <w:bodyDiv w:val="1"/>
      <w:marLeft w:val="0"/>
      <w:marRight w:val="0"/>
      <w:marTop w:val="0"/>
      <w:marBottom w:val="0"/>
      <w:divBdr>
        <w:top w:val="none" w:sz="0" w:space="0" w:color="auto"/>
        <w:left w:val="none" w:sz="0" w:space="0" w:color="auto"/>
        <w:bottom w:val="none" w:sz="0" w:space="0" w:color="auto"/>
        <w:right w:val="none" w:sz="0" w:space="0" w:color="auto"/>
      </w:divBdr>
    </w:div>
    <w:div w:id="1483961141">
      <w:bodyDiv w:val="1"/>
      <w:marLeft w:val="0"/>
      <w:marRight w:val="0"/>
      <w:marTop w:val="0"/>
      <w:marBottom w:val="0"/>
      <w:divBdr>
        <w:top w:val="none" w:sz="0" w:space="0" w:color="auto"/>
        <w:left w:val="none" w:sz="0" w:space="0" w:color="auto"/>
        <w:bottom w:val="none" w:sz="0" w:space="0" w:color="auto"/>
        <w:right w:val="none" w:sz="0" w:space="0" w:color="auto"/>
      </w:divBdr>
    </w:div>
    <w:div w:id="1494026621">
      <w:bodyDiv w:val="1"/>
      <w:marLeft w:val="0"/>
      <w:marRight w:val="0"/>
      <w:marTop w:val="0"/>
      <w:marBottom w:val="0"/>
      <w:divBdr>
        <w:top w:val="none" w:sz="0" w:space="0" w:color="auto"/>
        <w:left w:val="none" w:sz="0" w:space="0" w:color="auto"/>
        <w:bottom w:val="none" w:sz="0" w:space="0" w:color="auto"/>
        <w:right w:val="none" w:sz="0" w:space="0" w:color="auto"/>
      </w:divBdr>
    </w:div>
    <w:div w:id="1583028794">
      <w:bodyDiv w:val="1"/>
      <w:marLeft w:val="0"/>
      <w:marRight w:val="0"/>
      <w:marTop w:val="0"/>
      <w:marBottom w:val="0"/>
      <w:divBdr>
        <w:top w:val="none" w:sz="0" w:space="0" w:color="auto"/>
        <w:left w:val="none" w:sz="0" w:space="0" w:color="auto"/>
        <w:bottom w:val="none" w:sz="0" w:space="0" w:color="auto"/>
        <w:right w:val="none" w:sz="0" w:space="0" w:color="auto"/>
      </w:divBdr>
    </w:div>
    <w:div w:id="1586841438">
      <w:bodyDiv w:val="1"/>
      <w:marLeft w:val="0"/>
      <w:marRight w:val="0"/>
      <w:marTop w:val="0"/>
      <w:marBottom w:val="0"/>
      <w:divBdr>
        <w:top w:val="none" w:sz="0" w:space="0" w:color="auto"/>
        <w:left w:val="none" w:sz="0" w:space="0" w:color="auto"/>
        <w:bottom w:val="none" w:sz="0" w:space="0" w:color="auto"/>
        <w:right w:val="none" w:sz="0" w:space="0" w:color="auto"/>
      </w:divBdr>
      <w:divsChild>
        <w:div w:id="1452748552">
          <w:marLeft w:val="0"/>
          <w:marRight w:val="0"/>
          <w:marTop w:val="0"/>
          <w:marBottom w:val="0"/>
          <w:divBdr>
            <w:top w:val="single" w:sz="2" w:space="0" w:color="D9D9E3"/>
            <w:left w:val="single" w:sz="2" w:space="0" w:color="D9D9E3"/>
            <w:bottom w:val="single" w:sz="2" w:space="0" w:color="D9D9E3"/>
            <w:right w:val="single" w:sz="2" w:space="0" w:color="D9D9E3"/>
          </w:divBdr>
          <w:divsChild>
            <w:div w:id="1908148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4874445">
      <w:bodyDiv w:val="1"/>
      <w:marLeft w:val="0"/>
      <w:marRight w:val="0"/>
      <w:marTop w:val="0"/>
      <w:marBottom w:val="0"/>
      <w:divBdr>
        <w:top w:val="none" w:sz="0" w:space="0" w:color="auto"/>
        <w:left w:val="none" w:sz="0" w:space="0" w:color="auto"/>
        <w:bottom w:val="none" w:sz="0" w:space="0" w:color="auto"/>
        <w:right w:val="none" w:sz="0" w:space="0" w:color="auto"/>
      </w:divBdr>
    </w:div>
    <w:div w:id="1652366104">
      <w:bodyDiv w:val="1"/>
      <w:marLeft w:val="0"/>
      <w:marRight w:val="0"/>
      <w:marTop w:val="0"/>
      <w:marBottom w:val="0"/>
      <w:divBdr>
        <w:top w:val="none" w:sz="0" w:space="0" w:color="auto"/>
        <w:left w:val="none" w:sz="0" w:space="0" w:color="auto"/>
        <w:bottom w:val="none" w:sz="0" w:space="0" w:color="auto"/>
        <w:right w:val="none" w:sz="0" w:space="0" w:color="auto"/>
      </w:divBdr>
      <w:divsChild>
        <w:div w:id="1822850583">
          <w:marLeft w:val="0"/>
          <w:marRight w:val="0"/>
          <w:marTop w:val="0"/>
          <w:marBottom w:val="0"/>
          <w:divBdr>
            <w:top w:val="single" w:sz="2" w:space="0" w:color="D9D9E3"/>
            <w:left w:val="single" w:sz="2" w:space="0" w:color="D9D9E3"/>
            <w:bottom w:val="single" w:sz="2" w:space="0" w:color="D9D9E3"/>
            <w:right w:val="single" w:sz="2" w:space="0" w:color="D9D9E3"/>
          </w:divBdr>
          <w:divsChild>
            <w:div w:id="1259102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1227905">
      <w:bodyDiv w:val="1"/>
      <w:marLeft w:val="0"/>
      <w:marRight w:val="0"/>
      <w:marTop w:val="0"/>
      <w:marBottom w:val="0"/>
      <w:divBdr>
        <w:top w:val="none" w:sz="0" w:space="0" w:color="auto"/>
        <w:left w:val="none" w:sz="0" w:space="0" w:color="auto"/>
        <w:bottom w:val="none" w:sz="0" w:space="0" w:color="auto"/>
        <w:right w:val="none" w:sz="0" w:space="0" w:color="auto"/>
      </w:divBdr>
    </w:div>
    <w:div w:id="1684744601">
      <w:bodyDiv w:val="1"/>
      <w:marLeft w:val="0"/>
      <w:marRight w:val="0"/>
      <w:marTop w:val="0"/>
      <w:marBottom w:val="0"/>
      <w:divBdr>
        <w:top w:val="none" w:sz="0" w:space="0" w:color="auto"/>
        <w:left w:val="none" w:sz="0" w:space="0" w:color="auto"/>
        <w:bottom w:val="none" w:sz="0" w:space="0" w:color="auto"/>
        <w:right w:val="none" w:sz="0" w:space="0" w:color="auto"/>
      </w:divBdr>
    </w:div>
    <w:div w:id="1687975858">
      <w:bodyDiv w:val="1"/>
      <w:marLeft w:val="0"/>
      <w:marRight w:val="0"/>
      <w:marTop w:val="0"/>
      <w:marBottom w:val="0"/>
      <w:divBdr>
        <w:top w:val="none" w:sz="0" w:space="0" w:color="auto"/>
        <w:left w:val="none" w:sz="0" w:space="0" w:color="auto"/>
        <w:bottom w:val="none" w:sz="0" w:space="0" w:color="auto"/>
        <w:right w:val="none" w:sz="0" w:space="0" w:color="auto"/>
      </w:divBdr>
      <w:divsChild>
        <w:div w:id="1200120952">
          <w:marLeft w:val="0"/>
          <w:marRight w:val="0"/>
          <w:marTop w:val="0"/>
          <w:marBottom w:val="0"/>
          <w:divBdr>
            <w:top w:val="single" w:sz="2" w:space="0" w:color="D9D9E3"/>
            <w:left w:val="single" w:sz="2" w:space="0" w:color="D9D9E3"/>
            <w:bottom w:val="single" w:sz="2" w:space="0" w:color="D9D9E3"/>
            <w:right w:val="single" w:sz="2" w:space="0" w:color="D9D9E3"/>
          </w:divBdr>
          <w:divsChild>
            <w:div w:id="1825203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8478699">
      <w:bodyDiv w:val="1"/>
      <w:marLeft w:val="0"/>
      <w:marRight w:val="0"/>
      <w:marTop w:val="0"/>
      <w:marBottom w:val="0"/>
      <w:divBdr>
        <w:top w:val="none" w:sz="0" w:space="0" w:color="auto"/>
        <w:left w:val="none" w:sz="0" w:space="0" w:color="auto"/>
        <w:bottom w:val="none" w:sz="0" w:space="0" w:color="auto"/>
        <w:right w:val="none" w:sz="0" w:space="0" w:color="auto"/>
      </w:divBdr>
      <w:divsChild>
        <w:div w:id="1213886795">
          <w:marLeft w:val="0"/>
          <w:marRight w:val="0"/>
          <w:marTop w:val="0"/>
          <w:marBottom w:val="0"/>
          <w:divBdr>
            <w:top w:val="single" w:sz="2" w:space="0" w:color="D9D9E3"/>
            <w:left w:val="single" w:sz="2" w:space="0" w:color="D9D9E3"/>
            <w:bottom w:val="single" w:sz="2" w:space="0" w:color="D9D9E3"/>
            <w:right w:val="single" w:sz="2" w:space="0" w:color="D9D9E3"/>
          </w:divBdr>
          <w:divsChild>
            <w:div w:id="1007294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0716389">
      <w:bodyDiv w:val="1"/>
      <w:marLeft w:val="0"/>
      <w:marRight w:val="0"/>
      <w:marTop w:val="0"/>
      <w:marBottom w:val="0"/>
      <w:divBdr>
        <w:top w:val="none" w:sz="0" w:space="0" w:color="auto"/>
        <w:left w:val="none" w:sz="0" w:space="0" w:color="auto"/>
        <w:bottom w:val="none" w:sz="0" w:space="0" w:color="auto"/>
        <w:right w:val="none" w:sz="0" w:space="0" w:color="auto"/>
      </w:divBdr>
    </w:div>
    <w:div w:id="1691296278">
      <w:bodyDiv w:val="1"/>
      <w:marLeft w:val="0"/>
      <w:marRight w:val="0"/>
      <w:marTop w:val="0"/>
      <w:marBottom w:val="0"/>
      <w:divBdr>
        <w:top w:val="none" w:sz="0" w:space="0" w:color="auto"/>
        <w:left w:val="none" w:sz="0" w:space="0" w:color="auto"/>
        <w:bottom w:val="none" w:sz="0" w:space="0" w:color="auto"/>
        <w:right w:val="none" w:sz="0" w:space="0" w:color="auto"/>
      </w:divBdr>
      <w:divsChild>
        <w:div w:id="733505359">
          <w:marLeft w:val="0"/>
          <w:marRight w:val="0"/>
          <w:marTop w:val="0"/>
          <w:marBottom w:val="0"/>
          <w:divBdr>
            <w:top w:val="single" w:sz="2" w:space="0" w:color="D9D9E3"/>
            <w:left w:val="single" w:sz="2" w:space="0" w:color="D9D9E3"/>
            <w:bottom w:val="single" w:sz="2" w:space="0" w:color="D9D9E3"/>
            <w:right w:val="single" w:sz="2" w:space="0" w:color="D9D9E3"/>
          </w:divBdr>
          <w:divsChild>
            <w:div w:id="1568422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5857167">
      <w:bodyDiv w:val="1"/>
      <w:marLeft w:val="0"/>
      <w:marRight w:val="0"/>
      <w:marTop w:val="0"/>
      <w:marBottom w:val="0"/>
      <w:divBdr>
        <w:top w:val="none" w:sz="0" w:space="0" w:color="auto"/>
        <w:left w:val="none" w:sz="0" w:space="0" w:color="auto"/>
        <w:bottom w:val="none" w:sz="0" w:space="0" w:color="auto"/>
        <w:right w:val="none" w:sz="0" w:space="0" w:color="auto"/>
      </w:divBdr>
    </w:div>
    <w:div w:id="1768040907">
      <w:bodyDiv w:val="1"/>
      <w:marLeft w:val="0"/>
      <w:marRight w:val="0"/>
      <w:marTop w:val="0"/>
      <w:marBottom w:val="0"/>
      <w:divBdr>
        <w:top w:val="none" w:sz="0" w:space="0" w:color="auto"/>
        <w:left w:val="none" w:sz="0" w:space="0" w:color="auto"/>
        <w:bottom w:val="none" w:sz="0" w:space="0" w:color="auto"/>
        <w:right w:val="none" w:sz="0" w:space="0" w:color="auto"/>
      </w:divBdr>
    </w:div>
    <w:div w:id="1779718491">
      <w:bodyDiv w:val="1"/>
      <w:marLeft w:val="0"/>
      <w:marRight w:val="0"/>
      <w:marTop w:val="0"/>
      <w:marBottom w:val="0"/>
      <w:divBdr>
        <w:top w:val="none" w:sz="0" w:space="0" w:color="auto"/>
        <w:left w:val="none" w:sz="0" w:space="0" w:color="auto"/>
        <w:bottom w:val="none" w:sz="0" w:space="0" w:color="auto"/>
        <w:right w:val="none" w:sz="0" w:space="0" w:color="auto"/>
      </w:divBdr>
    </w:div>
    <w:div w:id="1834296171">
      <w:bodyDiv w:val="1"/>
      <w:marLeft w:val="0"/>
      <w:marRight w:val="0"/>
      <w:marTop w:val="0"/>
      <w:marBottom w:val="0"/>
      <w:divBdr>
        <w:top w:val="none" w:sz="0" w:space="0" w:color="auto"/>
        <w:left w:val="none" w:sz="0" w:space="0" w:color="auto"/>
        <w:bottom w:val="none" w:sz="0" w:space="0" w:color="auto"/>
        <w:right w:val="none" w:sz="0" w:space="0" w:color="auto"/>
      </w:divBdr>
      <w:divsChild>
        <w:div w:id="816724619">
          <w:marLeft w:val="0"/>
          <w:marRight w:val="0"/>
          <w:marTop w:val="0"/>
          <w:marBottom w:val="0"/>
          <w:divBdr>
            <w:top w:val="none" w:sz="0" w:space="0" w:color="auto"/>
            <w:left w:val="none" w:sz="0" w:space="0" w:color="auto"/>
            <w:bottom w:val="none" w:sz="0" w:space="0" w:color="auto"/>
            <w:right w:val="none" w:sz="0" w:space="0" w:color="auto"/>
          </w:divBdr>
          <w:divsChild>
            <w:div w:id="1403866489">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1844860246">
      <w:bodyDiv w:val="1"/>
      <w:marLeft w:val="0"/>
      <w:marRight w:val="0"/>
      <w:marTop w:val="0"/>
      <w:marBottom w:val="0"/>
      <w:divBdr>
        <w:top w:val="none" w:sz="0" w:space="0" w:color="auto"/>
        <w:left w:val="none" w:sz="0" w:space="0" w:color="auto"/>
        <w:bottom w:val="none" w:sz="0" w:space="0" w:color="auto"/>
        <w:right w:val="none" w:sz="0" w:space="0" w:color="auto"/>
      </w:divBdr>
    </w:div>
    <w:div w:id="1855806748">
      <w:bodyDiv w:val="1"/>
      <w:marLeft w:val="0"/>
      <w:marRight w:val="0"/>
      <w:marTop w:val="0"/>
      <w:marBottom w:val="0"/>
      <w:divBdr>
        <w:top w:val="none" w:sz="0" w:space="0" w:color="auto"/>
        <w:left w:val="none" w:sz="0" w:space="0" w:color="auto"/>
        <w:bottom w:val="none" w:sz="0" w:space="0" w:color="auto"/>
        <w:right w:val="none" w:sz="0" w:space="0" w:color="auto"/>
      </w:divBdr>
    </w:div>
    <w:div w:id="1872760176">
      <w:bodyDiv w:val="1"/>
      <w:marLeft w:val="0"/>
      <w:marRight w:val="0"/>
      <w:marTop w:val="0"/>
      <w:marBottom w:val="0"/>
      <w:divBdr>
        <w:top w:val="none" w:sz="0" w:space="0" w:color="auto"/>
        <w:left w:val="none" w:sz="0" w:space="0" w:color="auto"/>
        <w:bottom w:val="none" w:sz="0" w:space="0" w:color="auto"/>
        <w:right w:val="none" w:sz="0" w:space="0" w:color="auto"/>
      </w:divBdr>
    </w:div>
    <w:div w:id="1876649266">
      <w:bodyDiv w:val="1"/>
      <w:marLeft w:val="0"/>
      <w:marRight w:val="0"/>
      <w:marTop w:val="0"/>
      <w:marBottom w:val="0"/>
      <w:divBdr>
        <w:top w:val="none" w:sz="0" w:space="0" w:color="auto"/>
        <w:left w:val="none" w:sz="0" w:space="0" w:color="auto"/>
        <w:bottom w:val="none" w:sz="0" w:space="0" w:color="auto"/>
        <w:right w:val="none" w:sz="0" w:space="0" w:color="auto"/>
      </w:divBdr>
    </w:div>
    <w:div w:id="1883710341">
      <w:bodyDiv w:val="1"/>
      <w:marLeft w:val="0"/>
      <w:marRight w:val="0"/>
      <w:marTop w:val="0"/>
      <w:marBottom w:val="0"/>
      <w:divBdr>
        <w:top w:val="none" w:sz="0" w:space="0" w:color="auto"/>
        <w:left w:val="none" w:sz="0" w:space="0" w:color="auto"/>
        <w:bottom w:val="none" w:sz="0" w:space="0" w:color="auto"/>
        <w:right w:val="none" w:sz="0" w:space="0" w:color="auto"/>
      </w:divBdr>
    </w:div>
    <w:div w:id="1889872761">
      <w:bodyDiv w:val="1"/>
      <w:marLeft w:val="0"/>
      <w:marRight w:val="0"/>
      <w:marTop w:val="0"/>
      <w:marBottom w:val="0"/>
      <w:divBdr>
        <w:top w:val="none" w:sz="0" w:space="0" w:color="auto"/>
        <w:left w:val="none" w:sz="0" w:space="0" w:color="auto"/>
        <w:bottom w:val="none" w:sz="0" w:space="0" w:color="auto"/>
        <w:right w:val="none" w:sz="0" w:space="0" w:color="auto"/>
      </w:divBdr>
    </w:div>
    <w:div w:id="1898667165">
      <w:bodyDiv w:val="1"/>
      <w:marLeft w:val="0"/>
      <w:marRight w:val="0"/>
      <w:marTop w:val="0"/>
      <w:marBottom w:val="0"/>
      <w:divBdr>
        <w:top w:val="none" w:sz="0" w:space="0" w:color="auto"/>
        <w:left w:val="none" w:sz="0" w:space="0" w:color="auto"/>
        <w:bottom w:val="none" w:sz="0" w:space="0" w:color="auto"/>
        <w:right w:val="none" w:sz="0" w:space="0" w:color="auto"/>
      </w:divBdr>
    </w:div>
    <w:div w:id="1917592593">
      <w:bodyDiv w:val="1"/>
      <w:marLeft w:val="0"/>
      <w:marRight w:val="0"/>
      <w:marTop w:val="0"/>
      <w:marBottom w:val="0"/>
      <w:divBdr>
        <w:top w:val="none" w:sz="0" w:space="0" w:color="auto"/>
        <w:left w:val="none" w:sz="0" w:space="0" w:color="auto"/>
        <w:bottom w:val="none" w:sz="0" w:space="0" w:color="auto"/>
        <w:right w:val="none" w:sz="0" w:space="0" w:color="auto"/>
      </w:divBdr>
    </w:div>
    <w:div w:id="1929534041">
      <w:bodyDiv w:val="1"/>
      <w:marLeft w:val="0"/>
      <w:marRight w:val="0"/>
      <w:marTop w:val="0"/>
      <w:marBottom w:val="0"/>
      <w:divBdr>
        <w:top w:val="none" w:sz="0" w:space="0" w:color="auto"/>
        <w:left w:val="none" w:sz="0" w:space="0" w:color="auto"/>
        <w:bottom w:val="none" w:sz="0" w:space="0" w:color="auto"/>
        <w:right w:val="none" w:sz="0" w:space="0" w:color="auto"/>
      </w:divBdr>
    </w:div>
    <w:div w:id="1932621521">
      <w:bodyDiv w:val="1"/>
      <w:marLeft w:val="0"/>
      <w:marRight w:val="0"/>
      <w:marTop w:val="0"/>
      <w:marBottom w:val="0"/>
      <w:divBdr>
        <w:top w:val="none" w:sz="0" w:space="0" w:color="auto"/>
        <w:left w:val="none" w:sz="0" w:space="0" w:color="auto"/>
        <w:bottom w:val="none" w:sz="0" w:space="0" w:color="auto"/>
        <w:right w:val="none" w:sz="0" w:space="0" w:color="auto"/>
      </w:divBdr>
    </w:div>
    <w:div w:id="1959530242">
      <w:bodyDiv w:val="1"/>
      <w:marLeft w:val="0"/>
      <w:marRight w:val="0"/>
      <w:marTop w:val="0"/>
      <w:marBottom w:val="0"/>
      <w:divBdr>
        <w:top w:val="none" w:sz="0" w:space="0" w:color="auto"/>
        <w:left w:val="none" w:sz="0" w:space="0" w:color="auto"/>
        <w:bottom w:val="none" w:sz="0" w:space="0" w:color="auto"/>
        <w:right w:val="none" w:sz="0" w:space="0" w:color="auto"/>
      </w:divBdr>
    </w:div>
    <w:div w:id="2051958378">
      <w:bodyDiv w:val="1"/>
      <w:marLeft w:val="0"/>
      <w:marRight w:val="0"/>
      <w:marTop w:val="0"/>
      <w:marBottom w:val="0"/>
      <w:divBdr>
        <w:top w:val="none" w:sz="0" w:space="0" w:color="auto"/>
        <w:left w:val="none" w:sz="0" w:space="0" w:color="auto"/>
        <w:bottom w:val="none" w:sz="0" w:space="0" w:color="auto"/>
        <w:right w:val="none" w:sz="0" w:space="0" w:color="auto"/>
      </w:divBdr>
    </w:div>
    <w:div w:id="2058623202">
      <w:bodyDiv w:val="1"/>
      <w:marLeft w:val="0"/>
      <w:marRight w:val="0"/>
      <w:marTop w:val="0"/>
      <w:marBottom w:val="0"/>
      <w:divBdr>
        <w:top w:val="none" w:sz="0" w:space="0" w:color="auto"/>
        <w:left w:val="none" w:sz="0" w:space="0" w:color="auto"/>
        <w:bottom w:val="none" w:sz="0" w:space="0" w:color="auto"/>
        <w:right w:val="none" w:sz="0" w:space="0" w:color="auto"/>
      </w:divBdr>
    </w:div>
    <w:div w:id="2065525672">
      <w:bodyDiv w:val="1"/>
      <w:marLeft w:val="0"/>
      <w:marRight w:val="0"/>
      <w:marTop w:val="0"/>
      <w:marBottom w:val="0"/>
      <w:divBdr>
        <w:top w:val="none" w:sz="0" w:space="0" w:color="auto"/>
        <w:left w:val="none" w:sz="0" w:space="0" w:color="auto"/>
        <w:bottom w:val="none" w:sz="0" w:space="0" w:color="auto"/>
        <w:right w:val="none" w:sz="0" w:space="0" w:color="auto"/>
      </w:divBdr>
      <w:divsChild>
        <w:div w:id="1072314061">
          <w:marLeft w:val="0"/>
          <w:marRight w:val="0"/>
          <w:marTop w:val="0"/>
          <w:marBottom w:val="0"/>
          <w:divBdr>
            <w:top w:val="none" w:sz="0" w:space="0" w:color="auto"/>
            <w:left w:val="none" w:sz="0" w:space="0" w:color="auto"/>
            <w:bottom w:val="none" w:sz="0" w:space="0" w:color="auto"/>
            <w:right w:val="none" w:sz="0" w:space="0" w:color="auto"/>
          </w:divBdr>
        </w:div>
      </w:divsChild>
    </w:div>
    <w:div w:id="2079590145">
      <w:bodyDiv w:val="1"/>
      <w:marLeft w:val="0"/>
      <w:marRight w:val="0"/>
      <w:marTop w:val="0"/>
      <w:marBottom w:val="0"/>
      <w:divBdr>
        <w:top w:val="none" w:sz="0" w:space="0" w:color="auto"/>
        <w:left w:val="none" w:sz="0" w:space="0" w:color="auto"/>
        <w:bottom w:val="none" w:sz="0" w:space="0" w:color="auto"/>
        <w:right w:val="none" w:sz="0" w:space="0" w:color="auto"/>
      </w:divBdr>
    </w:div>
    <w:div w:id="2127845561">
      <w:bodyDiv w:val="1"/>
      <w:marLeft w:val="0"/>
      <w:marRight w:val="0"/>
      <w:marTop w:val="0"/>
      <w:marBottom w:val="0"/>
      <w:divBdr>
        <w:top w:val="none" w:sz="0" w:space="0" w:color="auto"/>
        <w:left w:val="none" w:sz="0" w:space="0" w:color="auto"/>
        <w:bottom w:val="none" w:sz="0" w:space="0" w:color="auto"/>
        <w:right w:val="none" w:sz="0" w:space="0" w:color="auto"/>
      </w:divBdr>
    </w:div>
    <w:div w:id="2135100664">
      <w:bodyDiv w:val="1"/>
      <w:marLeft w:val="0"/>
      <w:marRight w:val="0"/>
      <w:marTop w:val="0"/>
      <w:marBottom w:val="0"/>
      <w:divBdr>
        <w:top w:val="none" w:sz="0" w:space="0" w:color="auto"/>
        <w:left w:val="none" w:sz="0" w:space="0" w:color="auto"/>
        <w:bottom w:val="none" w:sz="0" w:space="0" w:color="auto"/>
        <w:right w:val="none" w:sz="0" w:space="0" w:color="auto"/>
      </w:divBdr>
    </w:div>
    <w:div w:id="2144535471">
      <w:bodyDiv w:val="1"/>
      <w:marLeft w:val="0"/>
      <w:marRight w:val="0"/>
      <w:marTop w:val="0"/>
      <w:marBottom w:val="0"/>
      <w:divBdr>
        <w:top w:val="none" w:sz="0" w:space="0" w:color="auto"/>
        <w:left w:val="none" w:sz="0" w:space="0" w:color="auto"/>
        <w:bottom w:val="none" w:sz="0" w:space="0" w:color="auto"/>
        <w:right w:val="none" w:sz="0" w:space="0" w:color="auto"/>
      </w:divBdr>
    </w:div>
    <w:div w:id="2144732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EAAA3-E6AF-004B-B0F9-ACE811D67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58</Pages>
  <Words>9696</Words>
  <Characters>70589</Characters>
  <Application>Microsoft Office Word</Application>
  <DocSecurity>0</DocSecurity>
  <Lines>2139</Lines>
  <Paragraphs>1514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Nechay</dc:creator>
  <cp:keywords/>
  <dc:description/>
  <cp:lastModifiedBy>Denis Nechay</cp:lastModifiedBy>
  <cp:revision>14</cp:revision>
  <dcterms:created xsi:type="dcterms:W3CDTF">2023-05-11T21:21:00Z</dcterms:created>
  <dcterms:modified xsi:type="dcterms:W3CDTF">2023-05-21T10:58:00Z</dcterms:modified>
</cp:coreProperties>
</file>